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sldx" ContentType="application/vnd.openxmlformats-officedocument.presentationml.slide"/>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7701" w:rsidRDefault="00547E68" w:rsidP="00870E7E">
      <w:pPr>
        <w:ind w:left="-1418" w:right="-1440"/>
      </w:pPr>
      <w:r w:rsidRPr="00547E68">
        <w:rPr>
          <w:noProof/>
        </w:rPr>
        <w:pict>
          <v:shapetype id="_x0000_t202" coordsize="21600,21600" o:spt="202" path="m,l,21600r21600,l21600,xe">
            <v:stroke joinstyle="miter"/>
            <v:path gradientshapeok="t" o:connecttype="rect"/>
          </v:shapetype>
          <v:shape id="Text Box 5" o:spid="_x0000_s1026" type="#_x0000_t202" style="position:absolute;left:0;text-align:left;margin-left:-32.4pt;margin-top:51.6pt;width:517.2pt;height:741pt;z-index:251659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" fillcolor="white [3201]" strokecolor="white [3212]" strokeweight=".5pt">
            <v:textbox>
              <w:txbxContent>
                <w:p w:rsidR="00870E7E" w:rsidRPr="00865D48" w:rsidRDefault="00870E7E" w:rsidP="00870E7E">
                  <w:pPr>
                    <w:jc w:val="both"/>
                    <w:rPr>
                      <w:rFonts w:ascii="Cambria" w:hAnsi="Cambria"/>
                      <w:b/>
                      <w:bCs/>
                      <w:sz w:val="28"/>
                      <w:szCs w:val="28"/>
                      <w:u w:val="single"/>
                    </w:rPr>
                  </w:pPr>
                  <w:r w:rsidRPr="00EA06F7">
                    <w:rPr>
                      <w:rFonts w:ascii="Cambria" w:hAnsi="Cambria"/>
                      <w:b/>
                      <w:bCs/>
                      <w:sz w:val="28"/>
                      <w:szCs w:val="28"/>
                      <w:u w:val="single"/>
                    </w:rPr>
                    <w:t>TABLE OF CONTENTS</w:t>
                  </w:r>
                  <w:r w:rsidRPr="00EA06F7">
                    <w:rPr>
                      <w:rFonts w:ascii="Cambria" w:hAnsi="Cambria"/>
                      <w:b/>
                      <w:bCs/>
                      <w:sz w:val="28"/>
                      <w:szCs w:val="28"/>
                    </w:rPr>
                    <w:t>:</w:t>
                  </w:r>
                </w:p>
                <w:p w:rsidR="00870E7E" w:rsidRPr="00EA06F7" w:rsidRDefault="00870E7E" w:rsidP="00870E7E">
                  <w:pPr>
                    <w:pStyle w:val="ListParagraph"/>
                    <w:numPr>
                      <w:ilvl w:val="0"/>
                      <w:numId w:val="1"/>
                    </w:numPr>
                    <w:spacing w:after="0" w:line="240" w:lineRule="auto"/>
                    <w:jc w:val="both"/>
                    <w:rPr>
                      <w:rFonts w:ascii="Cambria" w:hAnsi="Cambria"/>
                      <w:sz w:val="28"/>
                      <w:szCs w:val="28"/>
                    </w:rPr>
                  </w:pPr>
                  <w:r w:rsidRPr="00EA06F7">
                    <w:rPr>
                      <w:rFonts w:ascii="Cambria" w:hAnsi="Cambria"/>
                      <w:sz w:val="28"/>
                      <w:szCs w:val="28"/>
                    </w:rPr>
                    <w:t xml:space="preserve"> Synopsis/Abstract/Summary………………………………1</w:t>
                  </w:r>
                </w:p>
                <w:p w:rsidR="00870E7E" w:rsidRPr="00EA06F7" w:rsidRDefault="00870E7E" w:rsidP="00870E7E">
                  <w:pPr>
                    <w:pStyle w:val="ListParagraph"/>
                    <w:numPr>
                      <w:ilvl w:val="0"/>
                      <w:numId w:val="1"/>
                    </w:numPr>
                    <w:spacing w:after="0" w:line="240" w:lineRule="auto"/>
                    <w:jc w:val="both"/>
                    <w:rPr>
                      <w:rFonts w:ascii="Cambria" w:hAnsi="Cambria"/>
                      <w:sz w:val="28"/>
                      <w:szCs w:val="28"/>
                    </w:rPr>
                  </w:pPr>
                  <w:r w:rsidRPr="00EA06F7">
                    <w:rPr>
                      <w:rFonts w:ascii="Cambria" w:hAnsi="Cambria"/>
                      <w:sz w:val="28"/>
                      <w:szCs w:val="28"/>
                    </w:rPr>
                    <w:t xml:space="preserve"> List of Illustrations………………………………………………2</w:t>
                  </w:r>
                </w:p>
                <w:p w:rsidR="00870E7E" w:rsidRPr="00EA06F7" w:rsidRDefault="00870E7E" w:rsidP="00870E7E">
                  <w:pPr>
                    <w:pStyle w:val="ListParagraph"/>
                    <w:numPr>
                      <w:ilvl w:val="0"/>
                      <w:numId w:val="1"/>
                    </w:numPr>
                    <w:spacing w:after="0" w:line="240" w:lineRule="auto"/>
                    <w:jc w:val="both"/>
                    <w:rPr>
                      <w:rFonts w:ascii="Cambria" w:hAnsi="Cambria"/>
                      <w:sz w:val="28"/>
                      <w:szCs w:val="28"/>
                    </w:rPr>
                  </w:pPr>
                  <w:r w:rsidRPr="00EA06F7">
                    <w:rPr>
                      <w:rFonts w:ascii="Cambria" w:hAnsi="Cambria"/>
                      <w:sz w:val="28"/>
                      <w:szCs w:val="28"/>
                    </w:rPr>
                    <w:t xml:space="preserve"> Introduction……………….………………………………………5</w:t>
                  </w:r>
                </w:p>
                <w:p w:rsidR="00870E7E" w:rsidRPr="00EA06F7" w:rsidRDefault="00870E7E" w:rsidP="00870E7E">
                  <w:pPr>
                    <w:pStyle w:val="ListParagraph"/>
                    <w:numPr>
                      <w:ilvl w:val="0"/>
                      <w:numId w:val="1"/>
                    </w:numPr>
                    <w:spacing w:after="0" w:line="240" w:lineRule="auto"/>
                    <w:jc w:val="both"/>
                    <w:rPr>
                      <w:rFonts w:ascii="Cambria" w:hAnsi="Cambria"/>
                      <w:sz w:val="28"/>
                      <w:szCs w:val="28"/>
                    </w:rPr>
                  </w:pPr>
                  <w:r w:rsidRPr="00EA06F7">
                    <w:rPr>
                      <w:rFonts w:ascii="Cambria" w:hAnsi="Cambria"/>
                      <w:sz w:val="28"/>
                      <w:szCs w:val="28"/>
                    </w:rPr>
                    <w:t xml:space="preserve"> Main text……………………………………………………………6</w:t>
                  </w:r>
                </w:p>
                <w:p w:rsidR="00870E7E" w:rsidRPr="00EA06F7" w:rsidRDefault="00870E7E" w:rsidP="00870E7E">
                  <w:pPr>
                    <w:ind w:left="360"/>
                    <w:jc w:val="both"/>
                    <w:rPr>
                      <w:rFonts w:ascii="Cambria" w:hAnsi="Cambria"/>
                      <w:sz w:val="28"/>
                      <w:szCs w:val="28"/>
                    </w:rPr>
                  </w:pPr>
                  <w:r w:rsidRPr="00EA06F7">
                    <w:rPr>
                      <w:rFonts w:ascii="Cambria" w:hAnsi="Cambria"/>
                      <w:sz w:val="28"/>
                      <w:szCs w:val="28"/>
                    </w:rPr>
                    <w:t>4A. Findings……………………………………………………………...9</w:t>
                  </w:r>
                </w:p>
                <w:p w:rsidR="00870E7E" w:rsidRPr="00EA06F7" w:rsidRDefault="00870E7E" w:rsidP="00870E7E">
                  <w:pPr>
                    <w:jc w:val="both"/>
                    <w:rPr>
                      <w:rFonts w:ascii="Cambria" w:hAnsi="Cambria"/>
                      <w:sz w:val="28"/>
                      <w:szCs w:val="28"/>
                    </w:rPr>
                  </w:pPr>
                  <w:r w:rsidRPr="00EA06F7">
                    <w:rPr>
                      <w:rFonts w:ascii="Cambria" w:hAnsi="Cambria"/>
                      <w:sz w:val="28"/>
                      <w:szCs w:val="28"/>
                    </w:rPr>
                    <w:t xml:space="preserve">      4B. Future Scope/Future works……………………………….9</w:t>
                  </w:r>
                </w:p>
                <w:p w:rsidR="00870E7E" w:rsidRPr="00EA06F7" w:rsidRDefault="00870E7E" w:rsidP="00870E7E">
                  <w:pPr>
                    <w:ind w:left="360"/>
                    <w:jc w:val="both"/>
                    <w:rPr>
                      <w:rFonts w:ascii="Cambria" w:hAnsi="Cambria"/>
                      <w:sz w:val="28"/>
                      <w:szCs w:val="28"/>
                    </w:rPr>
                  </w:pPr>
                  <w:r w:rsidRPr="00EA06F7">
                    <w:rPr>
                      <w:rFonts w:ascii="Cambria" w:hAnsi="Cambria"/>
                      <w:sz w:val="28"/>
                      <w:szCs w:val="28"/>
                    </w:rPr>
                    <w:t>4C. Conclusions………………………………………………………...9</w:t>
                  </w:r>
                </w:p>
                <w:p w:rsidR="00870E7E" w:rsidRPr="00EA06F7" w:rsidRDefault="00870E7E" w:rsidP="00870E7E">
                  <w:pPr>
                    <w:pStyle w:val="ListParagraph"/>
                    <w:numPr>
                      <w:ilvl w:val="0"/>
                      <w:numId w:val="1"/>
                    </w:numPr>
                    <w:spacing w:after="0" w:line="240" w:lineRule="auto"/>
                    <w:jc w:val="both"/>
                    <w:rPr>
                      <w:rFonts w:ascii="Cambria" w:hAnsi="Cambria"/>
                      <w:sz w:val="28"/>
                      <w:szCs w:val="28"/>
                    </w:rPr>
                  </w:pPr>
                  <w:r w:rsidRPr="00EA06F7">
                    <w:rPr>
                      <w:rFonts w:ascii="Cambria" w:hAnsi="Cambria"/>
                      <w:sz w:val="28"/>
                      <w:szCs w:val="28"/>
                    </w:rPr>
                    <w:t xml:space="preserve"> Attachments……………………………………………………….10</w:t>
                  </w:r>
                </w:p>
                <w:p w:rsidR="00870E7E" w:rsidRPr="00EA06F7" w:rsidRDefault="00870E7E" w:rsidP="00870E7E">
                  <w:pPr>
                    <w:pStyle w:val="ListParagraph"/>
                    <w:numPr>
                      <w:ilvl w:val="0"/>
                      <w:numId w:val="1"/>
                    </w:numPr>
                    <w:spacing w:after="0" w:line="240" w:lineRule="auto"/>
                    <w:jc w:val="both"/>
                    <w:rPr>
                      <w:rFonts w:ascii="Cambria" w:hAnsi="Cambria"/>
                      <w:sz w:val="28"/>
                      <w:szCs w:val="28"/>
                    </w:rPr>
                  </w:pPr>
                  <w:r w:rsidRPr="00EA06F7">
                    <w:rPr>
                      <w:rFonts w:ascii="Cambria" w:hAnsi="Cambria"/>
                      <w:sz w:val="28"/>
                      <w:szCs w:val="28"/>
                    </w:rPr>
                    <w:t xml:space="preserve"> Glossary………………………………………………………………11</w:t>
                  </w:r>
                </w:p>
                <w:p w:rsidR="00870E7E" w:rsidRPr="00EA06F7" w:rsidRDefault="00870E7E" w:rsidP="00870E7E">
                  <w:pPr>
                    <w:jc w:val="both"/>
                    <w:rPr>
                      <w:rFonts w:ascii="Cambria" w:hAnsi="Cambria"/>
                      <w:b/>
                      <w:bCs/>
                      <w:sz w:val="28"/>
                      <w:szCs w:val="28"/>
                      <w:u w:val="single"/>
                      <w:lang w:val="en-US"/>
                    </w:rPr>
                  </w:pPr>
                </w:p>
                <w:p w:rsidR="00672C16" w:rsidRDefault="00672C16" w:rsidP="00870E7E">
                  <w:pPr>
                    <w:jc w:val="both"/>
                    <w:rPr>
                      <w:rFonts w:ascii="Cambria" w:hAnsi="Cambria"/>
                      <w:b/>
                      <w:bCs/>
                      <w:sz w:val="28"/>
                      <w:szCs w:val="28"/>
                      <w:u w:val="single"/>
                      <w:lang w:val="en-US"/>
                    </w:rPr>
                  </w:pPr>
                </w:p>
                <w:p w:rsidR="00672C16" w:rsidRDefault="00672C16" w:rsidP="00870E7E">
                  <w:pPr>
                    <w:jc w:val="both"/>
                    <w:rPr>
                      <w:rFonts w:ascii="Cambria" w:hAnsi="Cambria"/>
                      <w:b/>
                      <w:bCs/>
                      <w:sz w:val="28"/>
                      <w:szCs w:val="28"/>
                      <w:u w:val="single"/>
                      <w:lang w:val="en-US"/>
                    </w:rPr>
                  </w:pPr>
                </w:p>
                <w:p w:rsidR="00672C16" w:rsidRDefault="00672C16" w:rsidP="00870E7E">
                  <w:pPr>
                    <w:jc w:val="both"/>
                    <w:rPr>
                      <w:rFonts w:ascii="Cambria" w:hAnsi="Cambria"/>
                      <w:b/>
                      <w:bCs/>
                      <w:sz w:val="28"/>
                      <w:szCs w:val="28"/>
                      <w:u w:val="single"/>
                      <w:lang w:val="en-US"/>
                    </w:rPr>
                  </w:pPr>
                </w:p>
                <w:p w:rsidR="00672C16" w:rsidRDefault="00672C16" w:rsidP="00870E7E">
                  <w:pPr>
                    <w:jc w:val="both"/>
                    <w:rPr>
                      <w:rFonts w:ascii="Cambria" w:hAnsi="Cambria"/>
                      <w:b/>
                      <w:bCs/>
                      <w:sz w:val="28"/>
                      <w:szCs w:val="28"/>
                      <w:u w:val="single"/>
                      <w:lang w:val="en-US"/>
                    </w:rPr>
                  </w:pPr>
                </w:p>
                <w:p w:rsidR="00870E7E" w:rsidRPr="00EA06F7" w:rsidRDefault="00870E7E" w:rsidP="00870E7E">
                  <w:pPr>
                    <w:jc w:val="both"/>
                    <w:rPr>
                      <w:rFonts w:ascii="Cambria" w:hAnsi="Cambria"/>
                      <w:b/>
                      <w:bCs/>
                      <w:sz w:val="28"/>
                      <w:szCs w:val="28"/>
                      <w:u w:val="single"/>
                      <w:lang w:val="en-US"/>
                    </w:rPr>
                  </w:pPr>
                  <w:r w:rsidRPr="00EA06F7">
                    <w:rPr>
                      <w:rFonts w:ascii="Cambria" w:hAnsi="Cambria"/>
                      <w:b/>
                      <w:bCs/>
                      <w:sz w:val="28"/>
                      <w:szCs w:val="28"/>
                      <w:u w:val="single"/>
                      <w:lang w:val="en-US"/>
                    </w:rPr>
                    <w:t>SYNOPSIS:</w:t>
                  </w:r>
                </w:p>
                <w:p w:rsidR="002C5BB2" w:rsidRDefault="002C5BB2" w:rsidP="002C5BB2">
                  <w:pPr>
                    <w:spacing w:before="200" w:line="216" w:lineRule="auto"/>
                    <w:jc w:val="both"/>
                    <w:rPr>
                      <w:rFonts w:cstheme="minorHAnsi"/>
                      <w:color w:val="000000" w:themeColor="text1"/>
                      <w:kern w:val="24"/>
                      <w:sz w:val="28"/>
                      <w:szCs w:val="28"/>
                    </w:rPr>
                  </w:pPr>
                  <w:r>
                    <w:rPr>
                      <w:rFonts w:cstheme="minorHAnsi"/>
                      <w:color w:val="000000" w:themeColor="text1"/>
                      <w:kern w:val="24"/>
                      <w:sz w:val="28"/>
                      <w:szCs w:val="28"/>
                    </w:rPr>
                    <w:t xml:space="preserve">There are 37 million people across the globe who are fully and partially </w:t>
                  </w:r>
                  <w:proofErr w:type="gramStart"/>
                  <w:r>
                    <w:rPr>
                      <w:rFonts w:cstheme="minorHAnsi"/>
                      <w:color w:val="000000" w:themeColor="text1"/>
                      <w:kern w:val="24"/>
                      <w:sz w:val="28"/>
                      <w:szCs w:val="28"/>
                    </w:rPr>
                    <w:t>blind .</w:t>
                  </w:r>
                  <w:proofErr w:type="gramEnd"/>
                  <w:r>
                    <w:rPr>
                      <w:rFonts w:cstheme="minorHAnsi"/>
                      <w:color w:val="000000" w:themeColor="text1"/>
                      <w:kern w:val="24"/>
                      <w:sz w:val="28"/>
                      <w:szCs w:val="28"/>
                    </w:rPr>
                    <w:t xml:space="preserve">  Most of them lead there life by facing many  hardships mainly while moving from place to place as they don’t know the directions and hurdles in </w:t>
                  </w:r>
                  <w:proofErr w:type="spellStart"/>
                  <w:r>
                    <w:rPr>
                      <w:rFonts w:cstheme="minorHAnsi"/>
                      <w:color w:val="000000" w:themeColor="text1"/>
                      <w:kern w:val="24"/>
                      <w:sz w:val="28"/>
                      <w:szCs w:val="28"/>
                    </w:rPr>
                    <w:t>there</w:t>
                  </w:r>
                  <w:proofErr w:type="spellEnd"/>
                  <w:r>
                    <w:rPr>
                      <w:rFonts w:cstheme="minorHAnsi"/>
                      <w:color w:val="000000" w:themeColor="text1"/>
                      <w:kern w:val="24"/>
                      <w:sz w:val="28"/>
                      <w:szCs w:val="28"/>
                    </w:rPr>
                    <w:t xml:space="preserve"> path. So, these people need a device that could continuously assist them with the path and hurdles in </w:t>
                  </w:r>
                  <w:proofErr w:type="spellStart"/>
                  <w:r>
                    <w:rPr>
                      <w:rFonts w:cstheme="minorHAnsi"/>
                      <w:color w:val="000000" w:themeColor="text1"/>
                      <w:kern w:val="24"/>
                      <w:sz w:val="28"/>
                      <w:szCs w:val="28"/>
                    </w:rPr>
                    <w:t>there</w:t>
                  </w:r>
                  <w:proofErr w:type="spellEnd"/>
                  <w:r>
                    <w:rPr>
                      <w:rFonts w:cstheme="minorHAnsi"/>
                      <w:color w:val="000000" w:themeColor="text1"/>
                      <w:kern w:val="24"/>
                      <w:sz w:val="28"/>
                      <w:szCs w:val="28"/>
                    </w:rPr>
                    <w:t xml:space="preserve"> path by providing on ground spontaneous assistance.   </w:t>
                  </w:r>
                  <w:r w:rsidRPr="0052219E">
                    <w:rPr>
                      <w:rFonts w:cstheme="minorHAnsi"/>
                      <w:color w:val="000000" w:themeColor="text1"/>
                      <w:kern w:val="24"/>
                      <w:sz w:val="28"/>
                      <w:szCs w:val="28"/>
                    </w:rPr>
                    <w:t xml:space="preserve">    </w:t>
                  </w:r>
                </w:p>
                <w:p w:rsidR="002C5BB2" w:rsidRDefault="002C5BB2" w:rsidP="002C5BB2">
                  <w:pPr>
                    <w:rPr>
                      <w:kern w:val="24"/>
                      <w:sz w:val="28"/>
                      <w:szCs w:val="28"/>
                    </w:rPr>
                  </w:pPr>
                </w:p>
                <w:p w:rsidR="002C5BB2" w:rsidRPr="00884ED4" w:rsidRDefault="002C5BB2" w:rsidP="002C5BB2">
                  <w:pPr>
                    <w:rPr>
                      <w:kern w:val="24"/>
                      <w:sz w:val="28"/>
                      <w:szCs w:val="28"/>
                    </w:rPr>
                  </w:pPr>
                  <w:r w:rsidRPr="00884ED4">
                    <w:rPr>
                      <w:kern w:val="24"/>
                      <w:sz w:val="28"/>
                      <w:szCs w:val="28"/>
                    </w:rPr>
                    <w:t>To the best of my knowledge there are no such products in the market that are designed purely for this use, But software’s like Google assistant and Google lens are useful to us in many purposes which could slightly solve the problem of blind, they cannot actually navigate a person through a desired location safely they can only estimate the path and distance.</w:t>
                  </w:r>
                </w:p>
                <w:p w:rsidR="002C5BB2" w:rsidRDefault="002C5BB2" w:rsidP="002C5BB2">
                  <w:pPr>
                    <w:spacing w:before="200" w:line="216" w:lineRule="auto"/>
                    <w:jc w:val="both"/>
                    <w:rPr>
                      <w:rFonts w:cstheme="minorHAnsi"/>
                      <w:color w:val="000000" w:themeColor="text1"/>
                      <w:kern w:val="24"/>
                      <w:sz w:val="28"/>
                      <w:szCs w:val="28"/>
                    </w:rPr>
                  </w:pPr>
                  <w:r w:rsidRPr="0052219E">
                    <w:rPr>
                      <w:rFonts w:cstheme="minorHAnsi"/>
                      <w:color w:val="000000" w:themeColor="text1"/>
                      <w:kern w:val="24"/>
                      <w:sz w:val="28"/>
                      <w:szCs w:val="28"/>
                    </w:rPr>
                    <w:t xml:space="preserve">        My pr</w:t>
                  </w:r>
                  <w:r>
                    <w:rPr>
                      <w:rFonts w:cstheme="minorHAnsi"/>
                      <w:color w:val="000000" w:themeColor="text1"/>
                      <w:kern w:val="24"/>
                      <w:sz w:val="28"/>
                      <w:szCs w:val="28"/>
                    </w:rPr>
                    <w:t xml:space="preserve">oject consists of real time object detection system and object to person distance calculation system along its </w:t>
                  </w:r>
                  <w:proofErr w:type="spellStart"/>
                  <w:r>
                    <w:rPr>
                      <w:rFonts w:cstheme="minorHAnsi"/>
                      <w:color w:val="000000" w:themeColor="text1"/>
                      <w:kern w:val="24"/>
                      <w:sz w:val="28"/>
                      <w:szCs w:val="28"/>
                    </w:rPr>
                    <w:t>postioned</w:t>
                  </w:r>
                  <w:proofErr w:type="spellEnd"/>
                  <w:r>
                    <w:rPr>
                      <w:rFonts w:cstheme="minorHAnsi"/>
                      <w:color w:val="000000" w:themeColor="text1"/>
                      <w:kern w:val="24"/>
                      <w:sz w:val="28"/>
                      <w:szCs w:val="28"/>
                    </w:rPr>
                    <w:t xml:space="preserve"> direction and along with</w:t>
                  </w:r>
                  <w:r w:rsidRPr="0052219E">
                    <w:rPr>
                      <w:rFonts w:cstheme="minorHAnsi"/>
                      <w:color w:val="000000" w:themeColor="text1"/>
                      <w:kern w:val="24"/>
                      <w:sz w:val="28"/>
                      <w:szCs w:val="28"/>
                    </w:rPr>
                    <w:t xml:space="preserve"> offline voice assi</w:t>
                  </w:r>
                  <w:r>
                    <w:rPr>
                      <w:rFonts w:cstheme="minorHAnsi"/>
                      <w:color w:val="000000" w:themeColor="text1"/>
                      <w:kern w:val="24"/>
                      <w:sz w:val="28"/>
                      <w:szCs w:val="28"/>
                    </w:rPr>
                    <w:t xml:space="preserve">stant and few additional features of providing temperature. The Google lens and </w:t>
                  </w:r>
                  <w:proofErr w:type="spellStart"/>
                  <w:r>
                    <w:rPr>
                      <w:rFonts w:cstheme="minorHAnsi"/>
                      <w:color w:val="000000" w:themeColor="text1"/>
                      <w:kern w:val="24"/>
                      <w:sz w:val="28"/>
                      <w:szCs w:val="28"/>
                    </w:rPr>
                    <w:t>google</w:t>
                  </w:r>
                  <w:proofErr w:type="spellEnd"/>
                  <w:r>
                    <w:rPr>
                      <w:rFonts w:cstheme="minorHAnsi"/>
                      <w:color w:val="000000" w:themeColor="text1"/>
                      <w:kern w:val="24"/>
                      <w:sz w:val="28"/>
                      <w:szCs w:val="28"/>
                    </w:rPr>
                    <w:t xml:space="preserve"> assist are only available in smart </w:t>
                  </w:r>
                  <w:proofErr w:type="gramStart"/>
                  <w:r>
                    <w:rPr>
                      <w:rFonts w:cstheme="minorHAnsi"/>
                      <w:color w:val="000000" w:themeColor="text1"/>
                      <w:kern w:val="24"/>
                      <w:sz w:val="28"/>
                      <w:szCs w:val="28"/>
                    </w:rPr>
                    <w:t>phones  which</w:t>
                  </w:r>
                  <w:proofErr w:type="gramEnd"/>
                  <w:r>
                    <w:rPr>
                      <w:rFonts w:cstheme="minorHAnsi"/>
                      <w:color w:val="000000" w:themeColor="text1"/>
                      <w:kern w:val="24"/>
                      <w:sz w:val="28"/>
                      <w:szCs w:val="28"/>
                    </w:rPr>
                    <w:t xml:space="preserve"> costs around 15000-50000 INR which could not be a </w:t>
                  </w:r>
                  <w:proofErr w:type="spellStart"/>
                  <w:r>
                    <w:rPr>
                      <w:rFonts w:cstheme="minorHAnsi"/>
                      <w:color w:val="000000" w:themeColor="text1"/>
                      <w:kern w:val="24"/>
                      <w:sz w:val="28"/>
                      <w:szCs w:val="28"/>
                    </w:rPr>
                    <w:t>effiective</w:t>
                  </w:r>
                  <w:proofErr w:type="spellEnd"/>
                  <w:r>
                    <w:rPr>
                      <w:rFonts w:cstheme="minorHAnsi"/>
                      <w:color w:val="000000" w:themeColor="text1"/>
                      <w:kern w:val="24"/>
                      <w:sz w:val="28"/>
                      <w:szCs w:val="28"/>
                    </w:rPr>
                    <w:t xml:space="preserve"> use for this problem and even a poor man can’t afford it.</w:t>
                  </w:r>
                  <w:r w:rsidRPr="0052219E">
                    <w:rPr>
                      <w:rFonts w:cstheme="minorHAnsi"/>
                      <w:color w:val="000000" w:themeColor="text1"/>
                      <w:kern w:val="24"/>
                      <w:sz w:val="28"/>
                      <w:szCs w:val="28"/>
                    </w:rPr>
                    <w:t xml:space="preserve"> Our project addresses these issues in a simple</w:t>
                  </w:r>
                  <w:proofErr w:type="gramStart"/>
                  <w:r w:rsidRPr="0052219E">
                    <w:rPr>
                      <w:rFonts w:cstheme="minorHAnsi"/>
                      <w:color w:val="000000" w:themeColor="text1"/>
                      <w:kern w:val="24"/>
                      <w:sz w:val="28"/>
                      <w:szCs w:val="28"/>
                    </w:rPr>
                    <w:t xml:space="preserve">, </w:t>
                  </w:r>
                  <w:r>
                    <w:rPr>
                      <w:rFonts w:cstheme="minorHAnsi"/>
                      <w:color w:val="000000" w:themeColor="text1"/>
                      <w:kern w:val="24"/>
                      <w:sz w:val="28"/>
                      <w:szCs w:val="28"/>
                    </w:rPr>
                    <w:t xml:space="preserve"> </w:t>
                  </w:r>
                  <w:r w:rsidRPr="0052219E">
                    <w:rPr>
                      <w:rFonts w:cstheme="minorHAnsi"/>
                      <w:color w:val="000000" w:themeColor="text1"/>
                      <w:kern w:val="24"/>
                      <w:sz w:val="28"/>
                      <w:szCs w:val="28"/>
                    </w:rPr>
                    <w:t>efficient</w:t>
                  </w:r>
                  <w:proofErr w:type="gramEnd"/>
                  <w:r w:rsidRPr="0052219E">
                    <w:rPr>
                      <w:rFonts w:cstheme="minorHAnsi"/>
                      <w:color w:val="000000" w:themeColor="text1"/>
                      <w:kern w:val="24"/>
                      <w:sz w:val="28"/>
                      <w:szCs w:val="28"/>
                    </w:rPr>
                    <w:t xml:space="preserve"> and cost- effective way</w:t>
                  </w:r>
                </w:p>
                <w:p w:rsidR="00870E7E" w:rsidRPr="00EA06F7" w:rsidRDefault="00870E7E" w:rsidP="00870E7E">
                  <w:pPr>
                    <w:jc w:val="both"/>
                    <w:rPr>
                      <w:rFonts w:ascii="Cambria" w:hAnsi="Cambria"/>
                      <w:sz w:val="28"/>
                      <w:szCs w:val="28"/>
                      <w:lang w:val="en-US"/>
                    </w:rPr>
                  </w:pPr>
                </w:p>
                <w:p w:rsidR="002C5BB2" w:rsidRPr="0052219E" w:rsidRDefault="002C5BB2" w:rsidP="002C5BB2">
                  <w:pPr>
                    <w:pStyle w:val="NormalWeb"/>
                    <w:spacing w:before="200" w:beforeAutospacing="0" w:after="0" w:afterAutospacing="0" w:line="216" w:lineRule="auto"/>
                    <w:jc w:val="both"/>
                    <w:rPr>
                      <w:rFonts w:asciiTheme="minorHAnsi" w:hAnsiTheme="minorHAnsi" w:cstheme="minorHAnsi"/>
                      <w:color w:val="000000" w:themeColor="text1"/>
                      <w:kern w:val="24"/>
                      <w:sz w:val="28"/>
                      <w:szCs w:val="28"/>
                    </w:rPr>
                  </w:pPr>
                  <w:r>
                    <w:rPr>
                      <w:rFonts w:asciiTheme="minorHAnsi" w:hAnsiTheme="minorHAnsi" w:cstheme="minorHAnsi"/>
                      <w:color w:val="000000" w:themeColor="text1"/>
                      <w:kern w:val="24"/>
                      <w:sz w:val="28"/>
                      <w:szCs w:val="28"/>
                    </w:rPr>
                    <w:t xml:space="preserve">.  </w:t>
                  </w:r>
                </w:p>
              </w:txbxContent>
            </v:textbox>
          </v:shape>
        </w:pict>
      </w:r>
      <w:r w:rsidR="00870E7E" w:rsidRPr="00870E7E">
        <w:rPr>
          <w:noProof/>
          <w:lang w:val="en-US"/>
        </w:rPr>
        <w:drawing>
          <wp:inline distT="0" distB="0" distL="0" distR="0">
            <wp:extent cx="7559040" cy="10690860"/>
            <wp:effectExtent l="0" t="0" r="3810" b="0"/>
            <wp:docPr id="2050" name="Picture 8">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ED99CCE2-29B4-44D7-ACCF-3A95EF63B2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8">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ED99CCE2-29B4-44D7-ACCF-3A95EF63B2AC}"/>
                        </a:ext>
                      </a:extLst>
                    </pic:cNvPr>
                    <pic:cNvPicPr>
                      <a:picLocks noChangeAspect="1" noChangeArrowheads="1"/>
                    </pic:cNvPicPr>
                  </pic:nvPicPr>
                  <pic:blipFill>
                    <a:blip r:embed="rId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599753" cy="10748441"/>
                    </a:xfrm>
                    <a:prstGeom prst="rect">
                      <a:avLst/>
                    </a:prstGeom>
                    <a:noFill/>
                    <a:ln>
                      <a:noFill/>
                    </a:ln>
                  </pic:spPr>
                </pic:pic>
              </a:graphicData>
            </a:graphic>
          </wp:inline>
        </w:drawing>
      </w:r>
    </w:p>
    <w:p w:rsidR="00870E7E" w:rsidRDefault="00547E68" w:rsidP="00870E7E">
      <w:pPr>
        <w:ind w:left="-1418" w:right="-1440"/>
      </w:pPr>
      <w:r w:rsidRPr="00547E68">
        <w:rPr>
          <w:noProof/>
        </w:rPr>
        <w:lastRenderedPageBreak/>
        <w:pict>
          <v:shape id="Text Box 7" o:spid="_x0000_s1027" type="#_x0000_t202" style="position:absolute;left:0;text-align:left;margin-left:-32.4pt;margin-top:52.8pt;width:514.2pt;height:736.2pt;z-index:25166028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" fillcolor="white [3201]" strokecolor="white [3212]" strokeweight=".5pt">
            <v:textbox>
              <w:txbxContent>
                <w:p w:rsidR="002C5BB2" w:rsidRDefault="002C5BB2" w:rsidP="002C5BB2">
                  <w:pPr>
                    <w:pStyle w:val="NormalWeb"/>
                    <w:spacing w:before="200" w:beforeAutospacing="0" w:after="0" w:afterAutospacing="0" w:line="216" w:lineRule="auto"/>
                    <w:jc w:val="both"/>
                    <w:rPr>
                      <w:rFonts w:asciiTheme="minorHAnsi" w:hAnsiTheme="minorHAnsi" w:cstheme="minorHAnsi"/>
                      <w:color w:val="000000" w:themeColor="text1"/>
                      <w:kern w:val="24"/>
                      <w:sz w:val="28"/>
                      <w:szCs w:val="28"/>
                    </w:rPr>
                  </w:pPr>
                </w:p>
                <w:p w:rsidR="002C5BB2" w:rsidRPr="00EA06F7" w:rsidRDefault="002C5BB2" w:rsidP="002C5BB2">
                  <w:pPr>
                    <w:jc w:val="both"/>
                    <w:rPr>
                      <w:rFonts w:ascii="Cambria" w:hAnsi="Cambria"/>
                      <w:b/>
                      <w:bCs/>
                      <w:sz w:val="28"/>
                      <w:szCs w:val="28"/>
                      <w:u w:val="single"/>
                      <w:lang w:val="en-US"/>
                    </w:rPr>
                  </w:pPr>
                  <w:r w:rsidRPr="00EA06F7">
                    <w:rPr>
                      <w:rFonts w:ascii="Cambria" w:hAnsi="Cambria"/>
                      <w:b/>
                      <w:bCs/>
                      <w:sz w:val="28"/>
                      <w:szCs w:val="28"/>
                      <w:u w:val="single"/>
                      <w:lang w:val="en-US"/>
                    </w:rPr>
                    <w:t>ABSTRACT:</w:t>
                  </w:r>
                </w:p>
                <w:p w:rsidR="002C5BB2" w:rsidRPr="0052219E" w:rsidRDefault="002C5BB2" w:rsidP="002C5BB2">
                  <w:pPr>
                    <w:pStyle w:val="NormalWeb"/>
                    <w:spacing w:before="200" w:beforeAutospacing="0" w:after="0" w:afterAutospacing="0" w:line="216" w:lineRule="auto"/>
                    <w:jc w:val="both"/>
                    <w:rPr>
                      <w:rFonts w:asciiTheme="minorHAnsi" w:hAnsiTheme="minorHAnsi" w:cstheme="minorHAnsi"/>
                      <w:color w:val="000000" w:themeColor="text1"/>
                      <w:kern w:val="24"/>
                      <w:sz w:val="28"/>
                      <w:szCs w:val="28"/>
                    </w:rPr>
                  </w:pPr>
                  <w:r w:rsidRPr="0052219E">
                    <w:rPr>
                      <w:rFonts w:asciiTheme="minorHAnsi" w:hAnsiTheme="minorHAnsi" w:cstheme="minorHAnsi"/>
                      <w:color w:val="000000" w:themeColor="text1"/>
                      <w:kern w:val="24"/>
                      <w:sz w:val="28"/>
                      <w:szCs w:val="28"/>
                    </w:rPr>
                    <w:t>We came up with a simple and cost-effective solution to solve this prob</w:t>
                  </w:r>
                  <w:r>
                    <w:rPr>
                      <w:rFonts w:asciiTheme="minorHAnsi" w:hAnsiTheme="minorHAnsi" w:cstheme="minorHAnsi"/>
                      <w:color w:val="000000" w:themeColor="text1"/>
                      <w:kern w:val="24"/>
                      <w:sz w:val="28"/>
                      <w:szCs w:val="28"/>
                    </w:rPr>
                    <w:t>lem faced by the Blind people</w:t>
                  </w:r>
                  <w:r w:rsidRPr="0052219E">
                    <w:rPr>
                      <w:rFonts w:asciiTheme="minorHAnsi" w:hAnsiTheme="minorHAnsi" w:cstheme="minorHAnsi"/>
                      <w:color w:val="000000" w:themeColor="text1"/>
                      <w:kern w:val="24"/>
                      <w:sz w:val="28"/>
                      <w:szCs w:val="28"/>
                    </w:rPr>
                    <w:t>. We designed</w:t>
                  </w:r>
                  <w:r>
                    <w:rPr>
                      <w:rFonts w:asciiTheme="minorHAnsi" w:hAnsiTheme="minorHAnsi" w:cstheme="minorHAnsi"/>
                      <w:color w:val="000000" w:themeColor="text1"/>
                      <w:kern w:val="24"/>
                      <w:sz w:val="28"/>
                      <w:szCs w:val="28"/>
                    </w:rPr>
                    <w:t xml:space="preserve"> </w:t>
                  </w:r>
                  <w:proofErr w:type="gramStart"/>
                  <w:r>
                    <w:rPr>
                      <w:rFonts w:asciiTheme="minorHAnsi" w:hAnsiTheme="minorHAnsi" w:cstheme="minorHAnsi"/>
                      <w:color w:val="000000" w:themeColor="text1"/>
                      <w:kern w:val="24"/>
                      <w:sz w:val="28"/>
                      <w:szCs w:val="28"/>
                    </w:rPr>
                    <w:t>Artificial</w:t>
                  </w:r>
                  <w:proofErr w:type="gramEnd"/>
                  <w:r>
                    <w:rPr>
                      <w:rFonts w:asciiTheme="minorHAnsi" w:hAnsiTheme="minorHAnsi" w:cstheme="minorHAnsi"/>
                      <w:color w:val="000000" w:themeColor="text1"/>
                      <w:kern w:val="24"/>
                      <w:sz w:val="28"/>
                      <w:szCs w:val="28"/>
                    </w:rPr>
                    <w:t xml:space="preserve"> vision based voice assist system </w:t>
                  </w:r>
                  <w:r w:rsidRPr="0052219E">
                    <w:rPr>
                      <w:rFonts w:asciiTheme="minorHAnsi" w:hAnsiTheme="minorHAnsi" w:cstheme="minorHAnsi"/>
                      <w:color w:val="000000" w:themeColor="text1"/>
                      <w:kern w:val="24"/>
                      <w:sz w:val="28"/>
                      <w:szCs w:val="28"/>
                    </w:rPr>
                    <w:t>that has the following features</w:t>
                  </w:r>
                </w:p>
                <w:p w:rsidR="002C5BB2" w:rsidRPr="0052219E" w:rsidRDefault="002C5BB2" w:rsidP="002C5BB2">
                  <w:pPr>
                    <w:pStyle w:val="NormalWeb"/>
                    <w:spacing w:before="200" w:beforeAutospacing="0" w:after="0" w:afterAutospacing="0" w:line="216" w:lineRule="auto"/>
                    <w:jc w:val="both"/>
                    <w:rPr>
                      <w:rFonts w:asciiTheme="minorHAnsi" w:hAnsiTheme="minorHAnsi" w:cstheme="minorHAnsi"/>
                      <w:color w:val="000000" w:themeColor="text1"/>
                      <w:kern w:val="24"/>
                      <w:sz w:val="28"/>
                      <w:szCs w:val="28"/>
                    </w:rPr>
                  </w:pPr>
                  <w:r w:rsidRPr="0052219E">
                    <w:rPr>
                      <w:rFonts w:asciiTheme="minorHAnsi" w:hAnsiTheme="minorHAnsi" w:cstheme="minorHAnsi"/>
                      <w:color w:val="000000" w:themeColor="text1"/>
                      <w:kern w:val="24"/>
                      <w:sz w:val="28"/>
                      <w:szCs w:val="28"/>
                    </w:rPr>
                    <w:t>1.</w:t>
                  </w:r>
                  <w:r>
                    <w:rPr>
                      <w:rFonts w:asciiTheme="minorHAnsi" w:hAnsiTheme="minorHAnsi" w:cstheme="minorHAnsi"/>
                      <w:color w:val="000000" w:themeColor="text1"/>
                      <w:kern w:val="24"/>
                      <w:sz w:val="28"/>
                      <w:szCs w:val="28"/>
                    </w:rPr>
                    <w:t xml:space="preserve"> Conveys the info about hurdle in front of user by voice output.</w:t>
                  </w:r>
                </w:p>
                <w:p w:rsidR="002C5BB2" w:rsidRPr="0052219E" w:rsidRDefault="002C5BB2" w:rsidP="002C5BB2">
                  <w:pPr>
                    <w:pStyle w:val="NormalWeb"/>
                    <w:spacing w:before="200" w:beforeAutospacing="0" w:after="0" w:afterAutospacing="0" w:line="216" w:lineRule="auto"/>
                    <w:jc w:val="both"/>
                    <w:rPr>
                      <w:rFonts w:asciiTheme="minorHAnsi" w:hAnsiTheme="minorHAnsi" w:cstheme="minorHAnsi"/>
                      <w:color w:val="000000" w:themeColor="text1"/>
                      <w:kern w:val="24"/>
                      <w:sz w:val="28"/>
                      <w:szCs w:val="28"/>
                    </w:rPr>
                  </w:pPr>
                  <w:r w:rsidRPr="0052219E">
                    <w:rPr>
                      <w:rFonts w:asciiTheme="minorHAnsi" w:hAnsiTheme="minorHAnsi" w:cstheme="minorHAnsi"/>
                      <w:color w:val="000000" w:themeColor="text1"/>
                      <w:kern w:val="24"/>
                      <w:sz w:val="28"/>
                      <w:szCs w:val="28"/>
                    </w:rPr>
                    <w:t>2.</w:t>
                  </w:r>
                  <w:r>
                    <w:rPr>
                      <w:rFonts w:asciiTheme="minorHAnsi" w:hAnsiTheme="minorHAnsi" w:cstheme="minorHAnsi"/>
                      <w:color w:val="000000" w:themeColor="text1"/>
                      <w:kern w:val="24"/>
                      <w:sz w:val="28"/>
                      <w:szCs w:val="28"/>
                    </w:rPr>
                    <w:t xml:space="preserve"> Can detect the distance from the hurdle and assist in advance when suitable              command given to voice assists.  </w:t>
                  </w:r>
                </w:p>
                <w:p w:rsidR="002C5BB2" w:rsidRDefault="002C5BB2" w:rsidP="002C5BB2">
                  <w:pPr>
                    <w:pStyle w:val="NormalWeb"/>
                    <w:spacing w:before="200" w:beforeAutospacing="0" w:after="0" w:afterAutospacing="0" w:line="216" w:lineRule="auto"/>
                    <w:jc w:val="both"/>
                    <w:rPr>
                      <w:rFonts w:asciiTheme="minorHAnsi" w:hAnsiTheme="minorHAnsi" w:cstheme="minorHAnsi"/>
                      <w:color w:val="000000" w:themeColor="text1"/>
                      <w:kern w:val="24"/>
                      <w:sz w:val="28"/>
                      <w:szCs w:val="28"/>
                    </w:rPr>
                  </w:pPr>
                  <w:r w:rsidRPr="0052219E">
                    <w:rPr>
                      <w:rFonts w:asciiTheme="minorHAnsi" w:hAnsiTheme="minorHAnsi" w:cstheme="minorHAnsi"/>
                      <w:color w:val="000000" w:themeColor="text1"/>
                      <w:kern w:val="24"/>
                      <w:sz w:val="28"/>
                      <w:szCs w:val="28"/>
                    </w:rPr>
                    <w:t>3.</w:t>
                  </w:r>
                  <w:r>
                    <w:rPr>
                      <w:rFonts w:asciiTheme="minorHAnsi" w:hAnsiTheme="minorHAnsi" w:cstheme="minorHAnsi"/>
                      <w:color w:val="000000" w:themeColor="text1"/>
                      <w:kern w:val="24"/>
                      <w:sz w:val="28"/>
                      <w:szCs w:val="28"/>
                    </w:rPr>
                    <w:t xml:space="preserve"> Can assist the user with the path to move and conveys by voice out </w:t>
                  </w:r>
                </w:p>
                <w:p w:rsidR="002C5BB2" w:rsidRDefault="002C5BB2" w:rsidP="002C5BB2">
                  <w:pPr>
                    <w:pStyle w:val="NormalWeb"/>
                    <w:spacing w:before="200" w:beforeAutospacing="0" w:after="0" w:afterAutospacing="0" w:line="216" w:lineRule="auto"/>
                    <w:jc w:val="both"/>
                    <w:rPr>
                      <w:rFonts w:asciiTheme="minorHAnsi" w:hAnsiTheme="minorHAnsi" w:cstheme="minorHAnsi"/>
                      <w:color w:val="000000" w:themeColor="text1"/>
                      <w:kern w:val="24"/>
                      <w:sz w:val="28"/>
                      <w:szCs w:val="28"/>
                    </w:rPr>
                  </w:pPr>
                  <w:r>
                    <w:rPr>
                      <w:rFonts w:asciiTheme="minorHAnsi" w:hAnsiTheme="minorHAnsi" w:cstheme="minorHAnsi"/>
                      <w:color w:val="000000" w:themeColor="text1"/>
                      <w:kern w:val="24"/>
                      <w:sz w:val="28"/>
                      <w:szCs w:val="28"/>
                    </w:rPr>
                    <w:t>4</w:t>
                  </w:r>
                  <w:r w:rsidRPr="0052219E">
                    <w:rPr>
                      <w:rFonts w:asciiTheme="minorHAnsi" w:hAnsiTheme="minorHAnsi" w:cstheme="minorHAnsi"/>
                      <w:color w:val="000000" w:themeColor="text1"/>
                      <w:kern w:val="24"/>
                      <w:sz w:val="28"/>
                      <w:szCs w:val="28"/>
                    </w:rPr>
                    <w:t>.</w:t>
                  </w:r>
                  <w:r>
                    <w:rPr>
                      <w:rFonts w:asciiTheme="minorHAnsi" w:hAnsiTheme="minorHAnsi" w:cstheme="minorHAnsi"/>
                      <w:color w:val="000000" w:themeColor="text1"/>
                      <w:kern w:val="24"/>
                      <w:sz w:val="28"/>
                      <w:szCs w:val="28"/>
                    </w:rPr>
                    <w:t xml:space="preserve"> Can detect temperature and conveys by voice out when suitable command given to voice assist.</w:t>
                  </w:r>
                </w:p>
                <w:p w:rsidR="002C5BB2" w:rsidRDefault="002C5BB2" w:rsidP="002C5BB2">
                  <w:pPr>
                    <w:pStyle w:val="NormalWeb"/>
                    <w:spacing w:before="200" w:beforeAutospacing="0" w:after="0" w:afterAutospacing="0" w:line="216" w:lineRule="auto"/>
                    <w:jc w:val="both"/>
                    <w:rPr>
                      <w:rFonts w:asciiTheme="minorHAnsi" w:hAnsiTheme="minorHAnsi" w:cstheme="minorHAnsi"/>
                      <w:color w:val="000000" w:themeColor="text1"/>
                      <w:kern w:val="24"/>
                      <w:sz w:val="28"/>
                      <w:szCs w:val="28"/>
                    </w:rPr>
                  </w:pPr>
                  <w:r>
                    <w:rPr>
                      <w:rFonts w:asciiTheme="minorHAnsi" w:hAnsiTheme="minorHAnsi" w:cstheme="minorHAnsi"/>
                      <w:color w:val="000000" w:themeColor="text1"/>
                      <w:kern w:val="24"/>
                      <w:sz w:val="28"/>
                      <w:szCs w:val="28"/>
                    </w:rPr>
                    <w:t xml:space="preserve">    This process is done by using a good resolute </w:t>
                  </w:r>
                  <w:proofErr w:type="gramStart"/>
                  <w:r>
                    <w:rPr>
                      <w:rFonts w:asciiTheme="minorHAnsi" w:hAnsiTheme="minorHAnsi" w:cstheme="minorHAnsi"/>
                      <w:color w:val="000000" w:themeColor="text1"/>
                      <w:kern w:val="24"/>
                      <w:sz w:val="28"/>
                      <w:szCs w:val="28"/>
                    </w:rPr>
                    <w:t>camera(</w:t>
                  </w:r>
                  <w:proofErr w:type="gramEnd"/>
                  <w:r>
                    <w:rPr>
                      <w:rFonts w:asciiTheme="minorHAnsi" w:hAnsiTheme="minorHAnsi" w:cstheme="minorHAnsi"/>
                      <w:color w:val="000000" w:themeColor="text1"/>
                      <w:kern w:val="24"/>
                      <w:sz w:val="28"/>
                      <w:szCs w:val="28"/>
                    </w:rPr>
                    <w:t xml:space="preserve">web cam) in which  Open Computer vision is used up on the basic mobile </w:t>
                  </w:r>
                  <w:proofErr w:type="spellStart"/>
                  <w:r>
                    <w:rPr>
                      <w:rFonts w:asciiTheme="minorHAnsi" w:hAnsiTheme="minorHAnsi" w:cstheme="minorHAnsi"/>
                      <w:color w:val="000000" w:themeColor="text1"/>
                      <w:kern w:val="24"/>
                      <w:sz w:val="28"/>
                      <w:szCs w:val="28"/>
                    </w:rPr>
                    <w:t>netSSD</w:t>
                  </w:r>
                  <w:proofErr w:type="spellEnd"/>
                  <w:r>
                    <w:rPr>
                      <w:rFonts w:asciiTheme="minorHAnsi" w:hAnsiTheme="minorHAnsi" w:cstheme="minorHAnsi"/>
                      <w:color w:val="000000" w:themeColor="text1"/>
                      <w:kern w:val="24"/>
                      <w:sz w:val="28"/>
                      <w:szCs w:val="28"/>
                    </w:rPr>
                    <w:t xml:space="preserve"> data set which contain images  of particular object stored in feasible fashion. We </w:t>
                  </w:r>
                  <w:proofErr w:type="gramStart"/>
                  <w:r>
                    <w:rPr>
                      <w:rFonts w:asciiTheme="minorHAnsi" w:hAnsiTheme="minorHAnsi" w:cstheme="minorHAnsi"/>
                      <w:color w:val="000000" w:themeColor="text1"/>
                      <w:kern w:val="24"/>
                      <w:sz w:val="28"/>
                      <w:szCs w:val="28"/>
                    </w:rPr>
                    <w:t>used  the</w:t>
                  </w:r>
                  <w:proofErr w:type="gramEnd"/>
                  <w:r>
                    <w:rPr>
                      <w:rFonts w:asciiTheme="minorHAnsi" w:hAnsiTheme="minorHAnsi" w:cstheme="minorHAnsi"/>
                      <w:color w:val="000000" w:themeColor="text1"/>
                      <w:kern w:val="24"/>
                      <w:sz w:val="28"/>
                      <w:szCs w:val="28"/>
                    </w:rPr>
                    <w:t xml:space="preserve"> C-NN (</w:t>
                  </w:r>
                  <w:proofErr w:type="spellStart"/>
                  <w:r>
                    <w:rPr>
                      <w:rFonts w:asciiTheme="minorHAnsi" w:hAnsiTheme="minorHAnsi" w:cstheme="minorHAnsi"/>
                      <w:color w:val="000000" w:themeColor="text1"/>
                      <w:kern w:val="24"/>
                      <w:sz w:val="28"/>
                      <w:szCs w:val="28"/>
                    </w:rPr>
                    <w:t>congugational</w:t>
                  </w:r>
                  <w:proofErr w:type="spellEnd"/>
                  <w:r>
                    <w:rPr>
                      <w:rFonts w:asciiTheme="minorHAnsi" w:hAnsiTheme="minorHAnsi" w:cstheme="minorHAnsi"/>
                      <w:color w:val="000000" w:themeColor="text1"/>
                      <w:kern w:val="24"/>
                      <w:sz w:val="28"/>
                      <w:szCs w:val="28"/>
                    </w:rPr>
                    <w:t xml:space="preserve"> –neural network)algorithm for the feature </w:t>
                  </w:r>
                  <w:proofErr w:type="spellStart"/>
                  <w:r>
                    <w:rPr>
                      <w:rFonts w:asciiTheme="minorHAnsi" w:hAnsiTheme="minorHAnsi" w:cstheme="minorHAnsi"/>
                      <w:color w:val="000000" w:themeColor="text1"/>
                      <w:kern w:val="24"/>
                      <w:sz w:val="28"/>
                      <w:szCs w:val="28"/>
                    </w:rPr>
                    <w:t>excraction</w:t>
                  </w:r>
                  <w:proofErr w:type="spellEnd"/>
                  <w:r>
                    <w:rPr>
                      <w:rFonts w:asciiTheme="minorHAnsi" w:hAnsiTheme="minorHAnsi" w:cstheme="minorHAnsi"/>
                      <w:color w:val="000000" w:themeColor="text1"/>
                      <w:kern w:val="24"/>
                      <w:sz w:val="28"/>
                      <w:szCs w:val="28"/>
                    </w:rPr>
                    <w:t xml:space="preserve"> from the images and matching it to provided spontaneous image. An ultra sonic sensor is used to calculate the distance from the object </w:t>
                  </w:r>
                  <w:proofErr w:type="spellStart"/>
                  <w:r>
                    <w:rPr>
                      <w:rFonts w:asciiTheme="minorHAnsi" w:hAnsiTheme="minorHAnsi" w:cstheme="minorHAnsi"/>
                      <w:color w:val="000000" w:themeColor="text1"/>
                      <w:kern w:val="24"/>
                      <w:sz w:val="28"/>
                      <w:szCs w:val="28"/>
                    </w:rPr>
                    <w:t>infront</w:t>
                  </w:r>
                  <w:proofErr w:type="spellEnd"/>
                  <w:r>
                    <w:rPr>
                      <w:rFonts w:asciiTheme="minorHAnsi" w:hAnsiTheme="minorHAnsi" w:cstheme="minorHAnsi"/>
                      <w:color w:val="000000" w:themeColor="text1"/>
                      <w:kern w:val="24"/>
                      <w:sz w:val="28"/>
                      <w:szCs w:val="28"/>
                    </w:rPr>
                    <w:t xml:space="preserve"> of user .The </w:t>
                  </w:r>
                  <w:proofErr w:type="spellStart"/>
                  <w:r>
                    <w:rPr>
                      <w:rFonts w:asciiTheme="minorHAnsi" w:hAnsiTheme="minorHAnsi" w:cstheme="minorHAnsi"/>
                      <w:color w:val="000000" w:themeColor="text1"/>
                      <w:kern w:val="24"/>
                      <w:sz w:val="28"/>
                      <w:szCs w:val="28"/>
                    </w:rPr>
                    <w:t>clincic</w:t>
                  </w:r>
                  <w:proofErr w:type="spellEnd"/>
                  <w:r>
                    <w:rPr>
                      <w:rFonts w:asciiTheme="minorHAnsi" w:hAnsiTheme="minorHAnsi" w:cstheme="minorHAnsi"/>
                      <w:color w:val="000000" w:themeColor="text1"/>
                      <w:kern w:val="24"/>
                      <w:sz w:val="28"/>
                      <w:szCs w:val="28"/>
                    </w:rPr>
                    <w:t xml:space="preserve"> role of Open </w:t>
                  </w:r>
                  <w:proofErr w:type="spellStart"/>
                  <w:proofErr w:type="gramStart"/>
                  <w:r>
                    <w:rPr>
                      <w:rFonts w:asciiTheme="minorHAnsi" w:hAnsiTheme="minorHAnsi" w:cstheme="minorHAnsi"/>
                      <w:color w:val="000000" w:themeColor="text1"/>
                      <w:kern w:val="24"/>
                      <w:sz w:val="28"/>
                      <w:szCs w:val="28"/>
                    </w:rPr>
                    <w:t>cv</w:t>
                  </w:r>
                  <w:proofErr w:type="spellEnd"/>
                  <w:proofErr w:type="gramEnd"/>
                  <w:r>
                    <w:rPr>
                      <w:rFonts w:asciiTheme="minorHAnsi" w:hAnsiTheme="minorHAnsi" w:cstheme="minorHAnsi"/>
                      <w:color w:val="000000" w:themeColor="text1"/>
                      <w:kern w:val="24"/>
                      <w:sz w:val="28"/>
                      <w:szCs w:val="28"/>
                    </w:rPr>
                    <w:t xml:space="preserve"> in the project is to provided a frame for work the image and detect. MPU6050 used to locate the objects exactly based on the head </w:t>
                  </w:r>
                  <w:proofErr w:type="gramStart"/>
                  <w:r>
                    <w:rPr>
                      <w:rFonts w:asciiTheme="minorHAnsi" w:hAnsiTheme="minorHAnsi" w:cstheme="minorHAnsi"/>
                      <w:color w:val="000000" w:themeColor="text1"/>
                      <w:kern w:val="24"/>
                      <w:sz w:val="28"/>
                      <w:szCs w:val="28"/>
                    </w:rPr>
                    <w:t>position .</w:t>
                  </w:r>
                  <w:proofErr w:type="gramEnd"/>
                </w:p>
                <w:p w:rsidR="002C5BB2" w:rsidRPr="0052219E" w:rsidRDefault="002C5BB2" w:rsidP="002C5BB2">
                  <w:pPr>
                    <w:pStyle w:val="NormalWeb"/>
                    <w:spacing w:before="200" w:beforeAutospacing="0" w:after="0" w:afterAutospacing="0" w:line="216" w:lineRule="auto"/>
                    <w:jc w:val="both"/>
                    <w:rPr>
                      <w:rFonts w:asciiTheme="minorHAnsi" w:hAnsiTheme="minorHAnsi" w:cstheme="minorHAnsi"/>
                      <w:color w:val="000000" w:themeColor="text1"/>
                      <w:kern w:val="24"/>
                      <w:sz w:val="28"/>
                      <w:szCs w:val="28"/>
                    </w:rPr>
                  </w:pPr>
                  <w:r>
                    <w:rPr>
                      <w:rFonts w:asciiTheme="minorHAnsi" w:hAnsiTheme="minorHAnsi" w:cstheme="minorHAnsi"/>
                      <w:color w:val="000000" w:themeColor="text1"/>
                      <w:kern w:val="24"/>
                      <w:sz w:val="28"/>
                      <w:szCs w:val="28"/>
                    </w:rPr>
                    <w:t xml:space="preserve"> By following above process a well efficient system that purely focused on blind people is developed in a cost effective and efficient manner. </w:t>
                  </w:r>
                </w:p>
                <w:p w:rsidR="002C5BB2" w:rsidRDefault="002C5BB2" w:rsidP="00870E7E">
                  <w:pPr>
                    <w:jc w:val="both"/>
                    <w:rPr>
                      <w:rFonts w:ascii="Cambria" w:hAnsi="Cambria"/>
                      <w:b/>
                      <w:bCs/>
                      <w:sz w:val="28"/>
                      <w:szCs w:val="28"/>
                      <w:u w:val="single"/>
                      <w:lang w:val="en-US"/>
                    </w:rPr>
                  </w:pPr>
                </w:p>
                <w:p w:rsidR="00870E7E" w:rsidRPr="00EA06F7" w:rsidRDefault="00870E7E" w:rsidP="00870E7E">
                  <w:pPr>
                    <w:jc w:val="both"/>
                    <w:rPr>
                      <w:rFonts w:ascii="Cambria" w:hAnsi="Cambria"/>
                      <w:b/>
                      <w:bCs/>
                      <w:sz w:val="28"/>
                      <w:szCs w:val="28"/>
                      <w:u w:val="single"/>
                      <w:lang w:val="en-US"/>
                    </w:rPr>
                  </w:pPr>
                  <w:r w:rsidRPr="00EA06F7">
                    <w:rPr>
                      <w:rFonts w:ascii="Cambria" w:hAnsi="Cambria"/>
                      <w:b/>
                      <w:bCs/>
                      <w:sz w:val="28"/>
                      <w:szCs w:val="28"/>
                      <w:u w:val="single"/>
                      <w:lang w:val="en-US"/>
                    </w:rPr>
                    <w:t>List of Illustrations:</w:t>
                  </w:r>
                </w:p>
                <w:p w:rsidR="00870E7E" w:rsidRPr="00EA06F7" w:rsidRDefault="00870E7E" w:rsidP="00870E7E">
                  <w:pPr>
                    <w:jc w:val="both"/>
                    <w:rPr>
                      <w:rFonts w:ascii="Cambria" w:hAnsi="Cambria"/>
                      <w:sz w:val="28"/>
                      <w:szCs w:val="28"/>
                      <w:lang w:val="en-US"/>
                    </w:rPr>
                  </w:pPr>
                </w:p>
                <w:p w:rsidR="002C5BB2" w:rsidRPr="0052219E" w:rsidRDefault="002C5BB2" w:rsidP="002C5BB2">
                  <w:pPr>
                    <w:pStyle w:val="NormalWeb"/>
                    <w:spacing w:before="0" w:beforeAutospacing="0" w:after="0" w:afterAutospacing="0"/>
                    <w:rPr>
                      <w:rFonts w:asciiTheme="minorHAnsi" w:hAnsiTheme="minorHAnsi" w:cstheme="minorHAnsi"/>
                      <w:sz w:val="28"/>
                      <w:szCs w:val="28"/>
                    </w:rPr>
                  </w:pPr>
                  <w:proofErr w:type="spellStart"/>
                  <w:r>
                    <w:rPr>
                      <w:rFonts w:asciiTheme="minorHAnsi" w:hAnsiTheme="minorHAnsi" w:cstheme="minorHAnsi"/>
                      <w:color w:val="000000" w:themeColor="text1"/>
                      <w:kern w:val="24"/>
                      <w:sz w:val="28"/>
                      <w:szCs w:val="28"/>
                      <w:lang w:val="en-US"/>
                    </w:rPr>
                    <w:t>A</w:t>
                  </w:r>
                  <w:r w:rsidRPr="0052219E">
                    <w:rPr>
                      <w:rFonts w:asciiTheme="minorHAnsi" w:hAnsiTheme="minorHAnsi" w:cstheme="minorHAnsi"/>
                      <w:color w:val="000000" w:themeColor="text1"/>
                      <w:kern w:val="24"/>
                      <w:sz w:val="28"/>
                      <w:szCs w:val="28"/>
                      <w:lang w:val="en-US"/>
                    </w:rPr>
                    <w:t>.</w:t>
                  </w:r>
                  <w:r>
                    <w:rPr>
                      <w:rFonts w:asciiTheme="minorHAnsi" w:hAnsiTheme="minorHAnsi" w:cstheme="minorHAnsi"/>
                      <w:b/>
                      <w:bCs/>
                      <w:color w:val="000000" w:themeColor="text1"/>
                      <w:kern w:val="24"/>
                      <w:sz w:val="28"/>
                      <w:szCs w:val="28"/>
                      <w:u w:val="single"/>
                      <w:lang w:val="en-US"/>
                    </w:rPr>
                    <w:t>Object</w:t>
                  </w:r>
                  <w:proofErr w:type="spellEnd"/>
                  <w:r>
                    <w:rPr>
                      <w:rFonts w:asciiTheme="minorHAnsi" w:hAnsiTheme="minorHAnsi" w:cstheme="minorHAnsi"/>
                      <w:b/>
                      <w:bCs/>
                      <w:color w:val="000000" w:themeColor="text1"/>
                      <w:kern w:val="24"/>
                      <w:sz w:val="28"/>
                      <w:szCs w:val="28"/>
                      <w:u w:val="single"/>
                      <w:lang w:val="en-US"/>
                    </w:rPr>
                    <w:t xml:space="preserve"> detection</w:t>
                  </w:r>
                  <w:r w:rsidRPr="0052219E">
                    <w:rPr>
                      <w:rFonts w:asciiTheme="minorHAnsi" w:hAnsiTheme="minorHAnsi" w:cstheme="minorHAnsi"/>
                      <w:b/>
                      <w:bCs/>
                      <w:color w:val="000000" w:themeColor="text1"/>
                      <w:kern w:val="24"/>
                      <w:sz w:val="28"/>
                      <w:szCs w:val="28"/>
                      <w:u w:val="single"/>
                      <w:lang w:val="en-US"/>
                    </w:rPr>
                    <w:t xml:space="preserve"> </w:t>
                  </w:r>
                  <w:proofErr w:type="gramStart"/>
                  <w:r w:rsidRPr="0052219E">
                    <w:rPr>
                      <w:rFonts w:asciiTheme="minorHAnsi" w:hAnsiTheme="minorHAnsi" w:cstheme="minorHAnsi"/>
                      <w:b/>
                      <w:bCs/>
                      <w:color w:val="000000" w:themeColor="text1"/>
                      <w:kern w:val="24"/>
                      <w:sz w:val="28"/>
                      <w:szCs w:val="28"/>
                      <w:u w:val="single"/>
                      <w:lang w:val="en-US"/>
                    </w:rPr>
                    <w:t xml:space="preserve">System </w:t>
                  </w:r>
                  <w:r w:rsidRPr="0052219E">
                    <w:rPr>
                      <w:rFonts w:asciiTheme="minorHAnsi" w:hAnsiTheme="minorHAnsi" w:cstheme="minorHAnsi"/>
                      <w:color w:val="000000" w:themeColor="text1"/>
                      <w:kern w:val="24"/>
                      <w:sz w:val="28"/>
                      <w:szCs w:val="28"/>
                      <w:lang w:val="en-US"/>
                    </w:rPr>
                    <w:t>:</w:t>
                  </w:r>
                  <w:proofErr w:type="gramEnd"/>
                </w:p>
                <w:p w:rsidR="002C5BB2" w:rsidRDefault="002C5BB2" w:rsidP="00870E7E">
                  <w:pPr>
                    <w:jc w:val="both"/>
                    <w:rPr>
                      <w:rFonts w:ascii="Times New Roman" w:hAnsi="Times New Roman" w:cs="Times New Roman"/>
                      <w:sz w:val="28"/>
                      <w:szCs w:val="28"/>
                    </w:rPr>
                  </w:pPr>
                </w:p>
                <w:p w:rsidR="00870E7E" w:rsidRDefault="002C5BB2" w:rsidP="00870E7E">
                  <w:pPr>
                    <w:jc w:val="both"/>
                    <w:rPr>
                      <w:rFonts w:ascii="Cambria" w:hAnsi="Cambria"/>
                      <w:b/>
                      <w:bCs/>
                      <w:sz w:val="28"/>
                      <w:szCs w:val="28"/>
                      <w:u w:val="single"/>
                      <w:lang w:val="en-US"/>
                    </w:rPr>
                  </w:pPr>
                  <w:r w:rsidRPr="002C5BB2">
                    <w:rPr>
                      <w:rFonts w:ascii="Cambria" w:hAnsi="Cambria"/>
                      <w:b/>
                      <w:bCs/>
                      <w:noProof/>
                      <w:sz w:val="28"/>
                      <w:szCs w:val="28"/>
                      <w:u w:val="single"/>
                      <w:lang w:val="en-US"/>
                    </w:rPr>
                    <w:drawing>
                      <wp:inline distT="0" distB="0" distL="0" distR="0">
                        <wp:extent cx="2991278" cy="16644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pyimagesearch.com/wp-content/uploads/2017/09/example05_result.jpg"/>
                                <pic:cNvPicPr>
                                  <a:picLocks noChangeAspect="1" noChangeArrowheads="1"/>
                                </pic:cNvPicPr>
                              </pic:nvPicPr>
                              <pic:blipFill>
                                <a:blip r:embed="rId7"/>
                                <a:srcRect/>
                                <a:stretch>
                                  <a:fillRect/>
                                </a:stretch>
                              </pic:blipFill>
                              <pic:spPr bwMode="auto">
                                <a:xfrm>
                                  <a:off x="0" y="0"/>
                                  <a:ext cx="2990643" cy="1664414"/>
                                </a:xfrm>
                                <a:prstGeom prst="rect">
                                  <a:avLst/>
                                </a:prstGeom>
                                <a:noFill/>
                                <a:ln w="9525">
                                  <a:noFill/>
                                  <a:miter lim="800000"/>
                                  <a:headEnd/>
                                  <a:tailEnd/>
                                </a:ln>
                              </pic:spPr>
                            </pic:pic>
                          </a:graphicData>
                        </a:graphic>
                      </wp:inline>
                    </w:drawing>
                  </w:r>
                </w:p>
                <w:p w:rsidR="002C5BB2" w:rsidRPr="002C5BB2" w:rsidRDefault="00A6337A" w:rsidP="002C5BB2">
                  <w:pPr>
                    <w:pStyle w:val="NormalWeb"/>
                    <w:spacing w:before="0" w:beforeAutospacing="0" w:after="0" w:afterAutospacing="0"/>
                    <w:rPr>
                      <w:rFonts w:asciiTheme="minorHAnsi" w:hAnsiTheme="minorHAnsi" w:cstheme="minorHAnsi"/>
                      <w:sz w:val="28"/>
                      <w:szCs w:val="28"/>
                    </w:rPr>
                  </w:pPr>
                  <w:r>
                    <w:rPr>
                      <w:rFonts w:asciiTheme="minorHAnsi" w:hAnsiTheme="minorHAnsi" w:cstheme="minorHAnsi"/>
                      <w:sz w:val="28"/>
                      <w:szCs w:val="28"/>
                    </w:rPr>
                    <w:t>Object is detected with efficiency label and name of the object detected will be given voice out</w:t>
                  </w:r>
                </w:p>
              </w:txbxContent>
            </v:textbox>
          </v:shape>
        </w:pict>
      </w:r>
      <w:r w:rsidR="00870E7E" w:rsidRPr="00870E7E">
        <w:rPr>
          <w:noProof/>
          <w:lang w:val="en-US"/>
        </w:rPr>
        <w:drawing>
          <wp:inline distT="0" distB="0" distL="0" distR="0">
            <wp:extent cx="7528560" cy="10690181"/>
            <wp:effectExtent l="0" t="0" r="0" b="0"/>
            <wp:docPr id="1" name="Picture 8">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ED99CCE2-29B4-44D7-ACCF-3A95EF63B2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8">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ED99CCE2-29B4-44D7-ACCF-3A95EF63B2AC}"/>
                        </a:ext>
                      </a:extLst>
                    </pic:cNvPr>
                    <pic:cNvPicPr>
                      <a:picLocks noChangeAspect="1" noChangeArrowheads="1"/>
                    </pic:cNvPicPr>
                  </pic:nvPicPr>
                  <pic:blipFill>
                    <a:blip r:embed="rId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586178" cy="10771996"/>
                    </a:xfrm>
                    <a:prstGeom prst="rect">
                      <a:avLst/>
                    </a:prstGeom>
                    <a:noFill/>
                    <a:ln>
                      <a:noFill/>
                    </a:ln>
                  </pic:spPr>
                </pic:pic>
              </a:graphicData>
            </a:graphic>
          </wp:inline>
        </w:drawing>
      </w:r>
    </w:p>
    <w:p w:rsidR="00870E7E" w:rsidRDefault="00547E68" w:rsidP="00870E7E">
      <w:pPr>
        <w:ind w:left="-1418" w:right="-1440"/>
      </w:pPr>
      <w:r>
        <w:rPr>
          <w:noProof/>
          <w:lang w:val="en-US"/>
        </w:rPr>
        <w:lastRenderedPageBreak/>
        <w:pict>
          <v:shape id="_x0000_s1036" type="#_x0000_t202" style="position:absolute;left:0;text-align:left;margin-left:348pt;margin-top:249pt;width:84.75pt;height:34.5pt;z-index:251668480">
            <v:textbox>
              <w:txbxContent>
                <w:p w:rsidR="002C5BB2" w:rsidRDefault="00AA316D">
                  <w:r>
                    <w:t>Person ahead distance 5 m</w:t>
                  </w:r>
                </w:p>
                <w:p w:rsidR="00AA316D" w:rsidRDefault="00AA316D"/>
              </w:txbxContent>
            </v:textbox>
          </v:shape>
        </w:pict>
      </w:r>
      <w:r>
        <w:rPr>
          <w:noProof/>
          <w:lang w:val="en-US"/>
        </w:rPr>
        <w:pict>
          <v:shape id="_x0000_s1035" type="#_x0000_t202" style="position:absolute;left:0;text-align:left;margin-left:318pt;margin-top:141.75pt;width:75.75pt;height:33pt;z-index:251667456">
            <v:textbox>
              <w:txbxContent>
                <w:p w:rsidR="002C5BB2" w:rsidRDefault="002C5BB2">
                  <w:r>
                    <w:rPr>
                      <w:lang w:val="en-US"/>
                    </w:rPr>
                    <w:t>“AIRIS WHAT IS IN FRONT”</w:t>
                  </w:r>
                </w:p>
              </w:txbxContent>
            </v:textbox>
          </v:shape>
        </w:pict>
      </w:r>
      <w:r w:rsidRPr="00547E68">
        <w:rPr>
          <w:noProof/>
        </w:rPr>
        <w:pict>
          <v:shape id="Text Box 10" o:spid="_x0000_s1028" type="#_x0000_t202" style="position:absolute;left:0;text-align:left;margin-left:-30.6pt;margin-top:50.4pt;width:513pt;height:738.6pt;z-index:251661312;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" fillcolor="white [3201]" strokecolor="white [3212]" strokeweight=".5pt">
            <v:textbox>
              <w:txbxContent>
                <w:p w:rsidR="00870E7E" w:rsidRPr="00EA06F7" w:rsidRDefault="00870E7E" w:rsidP="00870E7E">
                  <w:pPr>
                    <w:jc w:val="both"/>
                    <w:rPr>
                      <w:rFonts w:ascii="Cambria" w:hAnsi="Cambria"/>
                      <w:sz w:val="28"/>
                      <w:szCs w:val="28"/>
                      <w:lang w:val="en-US"/>
                    </w:rPr>
                  </w:pPr>
                </w:p>
                <w:p w:rsidR="002C5BB2" w:rsidRPr="0052219E" w:rsidRDefault="002C5BB2" w:rsidP="002C5BB2">
                  <w:pPr>
                    <w:pStyle w:val="NormalWeb"/>
                    <w:spacing w:before="0" w:beforeAutospacing="0" w:after="0" w:afterAutospacing="0"/>
                    <w:rPr>
                      <w:rFonts w:asciiTheme="minorHAnsi" w:hAnsiTheme="minorHAnsi" w:cstheme="minorHAnsi"/>
                      <w:sz w:val="28"/>
                      <w:szCs w:val="28"/>
                    </w:rPr>
                  </w:pPr>
                  <w:proofErr w:type="spellStart"/>
                  <w:r w:rsidRPr="0052219E">
                    <w:rPr>
                      <w:rFonts w:asciiTheme="minorHAnsi" w:hAnsiTheme="minorHAnsi" w:cstheme="minorHAnsi"/>
                      <w:color w:val="000000" w:themeColor="text1"/>
                      <w:kern w:val="24"/>
                      <w:sz w:val="28"/>
                      <w:szCs w:val="28"/>
                      <w:lang w:val="en-US"/>
                    </w:rPr>
                    <w:t>B.</w:t>
                  </w:r>
                  <w:r>
                    <w:rPr>
                      <w:rFonts w:asciiTheme="minorHAnsi" w:hAnsiTheme="minorHAnsi" w:cstheme="minorHAnsi"/>
                      <w:b/>
                      <w:bCs/>
                      <w:color w:val="000000" w:themeColor="text1"/>
                      <w:kern w:val="24"/>
                      <w:sz w:val="28"/>
                      <w:szCs w:val="28"/>
                      <w:u w:val="single"/>
                      <w:lang w:val="en-US"/>
                    </w:rPr>
                    <w:t>Distance</w:t>
                  </w:r>
                  <w:proofErr w:type="spellEnd"/>
                  <w:r>
                    <w:rPr>
                      <w:rFonts w:asciiTheme="minorHAnsi" w:hAnsiTheme="minorHAnsi" w:cstheme="minorHAnsi"/>
                      <w:b/>
                      <w:bCs/>
                      <w:color w:val="000000" w:themeColor="text1"/>
                      <w:kern w:val="24"/>
                      <w:sz w:val="28"/>
                      <w:szCs w:val="28"/>
                      <w:u w:val="single"/>
                      <w:lang w:val="en-US"/>
                    </w:rPr>
                    <w:t xml:space="preserve"> detection and voice assist</w:t>
                  </w:r>
                  <w:r w:rsidRPr="0052219E">
                    <w:rPr>
                      <w:rFonts w:asciiTheme="minorHAnsi" w:hAnsiTheme="minorHAnsi" w:cstheme="minorHAnsi"/>
                      <w:color w:val="000000" w:themeColor="text1"/>
                      <w:kern w:val="24"/>
                      <w:sz w:val="28"/>
                      <w:szCs w:val="28"/>
                      <w:lang w:val="en-US"/>
                    </w:rPr>
                    <w:t>:</w:t>
                  </w:r>
                </w:p>
                <w:p w:rsidR="00870E7E" w:rsidRDefault="002C5BB2" w:rsidP="00870E7E">
                  <w:pPr>
                    <w:pStyle w:val="ListParagraph"/>
                    <w:jc w:val="both"/>
                    <w:rPr>
                      <w:rFonts w:ascii="Cambria" w:hAnsi="Cambria"/>
                      <w:sz w:val="28"/>
                      <w:szCs w:val="28"/>
                      <w:lang w:val="en-US"/>
                    </w:rPr>
                  </w:pPr>
                  <w:r>
                    <w:rPr>
                      <w:rFonts w:ascii="Cambria" w:hAnsi="Cambria"/>
                      <w:noProof/>
                      <w:sz w:val="28"/>
                      <w:szCs w:val="28"/>
                      <w:lang w:val="en-US"/>
                    </w:rPr>
                    <w:drawing>
                      <wp:inline distT="0" distB="0" distL="0" distR="0">
                        <wp:extent cx="1209675" cy="752475"/>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209675" cy="752475"/>
                                </a:xfrm>
                                <a:prstGeom prst="rect">
                                  <a:avLst/>
                                </a:prstGeom>
                                <a:noFill/>
                                <a:ln w="9525">
                                  <a:noFill/>
                                  <a:miter lim="800000"/>
                                  <a:headEnd/>
                                  <a:tailEnd/>
                                </a:ln>
                              </pic:spPr>
                            </pic:pic>
                          </a:graphicData>
                        </a:graphic>
                      </wp:inline>
                    </w:drawing>
                  </w:r>
                  <w:r>
                    <w:rPr>
                      <w:rFonts w:ascii="Cambria" w:hAnsi="Cambria"/>
                      <w:sz w:val="28"/>
                      <w:szCs w:val="28"/>
                      <w:lang w:val="en-US"/>
                    </w:rPr>
                    <w:t xml:space="preserve">                                     </w:t>
                  </w:r>
                  <w:r w:rsidRPr="002C5BB2">
                    <w:rPr>
                      <w:rFonts w:ascii="Cambria" w:hAnsi="Cambria"/>
                      <w:noProof/>
                      <w:sz w:val="28"/>
                      <w:szCs w:val="28"/>
                      <w:lang w:val="en-US"/>
                    </w:rPr>
                    <w:drawing>
                      <wp:inline distT="0" distB="0" distL="0" distR="0">
                        <wp:extent cx="1222625" cy="130481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19200" cy="1309370"/>
                                </a:xfrm>
                                <a:prstGeom prst="rect">
                                  <a:avLst/>
                                </a:prstGeom>
                              </pic:spPr>
                            </pic:pic>
                          </a:graphicData>
                        </a:graphic>
                      </wp:inline>
                    </w:drawing>
                  </w:r>
                </w:p>
                <w:p w:rsidR="002C5BB2" w:rsidRPr="00EA06F7" w:rsidRDefault="002C5BB2" w:rsidP="00870E7E">
                  <w:pPr>
                    <w:pStyle w:val="ListParagraph"/>
                    <w:jc w:val="both"/>
                    <w:rPr>
                      <w:rFonts w:ascii="Cambria" w:hAnsi="Cambria"/>
                      <w:sz w:val="28"/>
                      <w:szCs w:val="28"/>
                      <w:lang w:val="en-US"/>
                    </w:rPr>
                  </w:pPr>
                  <w:r>
                    <w:rPr>
                      <w:rFonts w:ascii="Cambria" w:hAnsi="Cambria"/>
                      <w:noProof/>
                      <w:sz w:val="28"/>
                      <w:szCs w:val="28"/>
                      <w:lang w:val="en-US"/>
                    </w:rPr>
                    <w:drawing>
                      <wp:inline distT="0" distB="0" distL="0" distR="0">
                        <wp:extent cx="790575" cy="838200"/>
                        <wp:effectExtent l="19050" t="0" r="9525"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790575" cy="838200"/>
                                </a:xfrm>
                                <a:prstGeom prst="rect">
                                  <a:avLst/>
                                </a:prstGeom>
                                <a:noFill/>
                                <a:ln w="9525">
                                  <a:noFill/>
                                  <a:miter lim="800000"/>
                                  <a:headEnd/>
                                  <a:tailEnd/>
                                </a:ln>
                              </pic:spPr>
                            </pic:pic>
                          </a:graphicData>
                        </a:graphic>
                      </wp:inline>
                    </w:drawing>
                  </w:r>
                  <w:r>
                    <w:rPr>
                      <w:rFonts w:ascii="Cambria" w:hAnsi="Cambria"/>
                      <w:sz w:val="28"/>
                      <w:szCs w:val="28"/>
                      <w:lang w:val="en-US"/>
                    </w:rPr>
                    <w:t xml:space="preserve">             </w:t>
                  </w:r>
                  <w:r w:rsidRPr="002C5BB2">
                    <w:rPr>
                      <w:rFonts w:ascii="Cambria" w:hAnsi="Cambria"/>
                      <w:noProof/>
                      <w:sz w:val="28"/>
                      <w:szCs w:val="28"/>
                      <w:lang w:val="en-US"/>
                    </w:rPr>
                    <w:drawing>
                      <wp:inline distT="0" distB="0" distL="0" distR="0">
                        <wp:extent cx="1500027" cy="1212351"/>
                        <wp:effectExtent l="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1499987" cy="1212319"/>
                                </a:xfrm>
                                <a:prstGeom prst="rect">
                                  <a:avLst/>
                                </a:prstGeom>
                                <a:noFill/>
                                <a:ln w="9525">
                                  <a:noFill/>
                                  <a:miter lim="800000"/>
                                  <a:headEnd/>
                                  <a:tailEnd/>
                                </a:ln>
                              </pic:spPr>
                            </pic:pic>
                          </a:graphicData>
                        </a:graphic>
                      </wp:inline>
                    </w:drawing>
                  </w:r>
                  <w:r w:rsidRPr="002C5BB2">
                    <w:rPr>
                      <w:rFonts w:ascii="Cambria" w:hAnsi="Cambria"/>
                      <w:noProof/>
                      <w:sz w:val="28"/>
                      <w:szCs w:val="28"/>
                      <w:lang w:val="en-US"/>
                    </w:rPr>
                    <w:drawing>
                      <wp:inline distT="0" distB="0" distL="0" distR="0">
                        <wp:extent cx="971165" cy="78396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12206139" flipV="1">
                                  <a:off x="0" y="0"/>
                                  <a:ext cx="968381" cy="782341"/>
                                </a:xfrm>
                                <a:prstGeom prst="rect">
                                  <a:avLst/>
                                </a:prstGeom>
                              </pic:spPr>
                            </pic:pic>
                          </a:graphicData>
                        </a:graphic>
                      </wp:inline>
                    </w:drawing>
                  </w:r>
                </w:p>
                <w:p w:rsidR="00870E7E" w:rsidRPr="00EA06F7" w:rsidRDefault="00870E7E" w:rsidP="002C5BB2">
                  <w:pPr>
                    <w:pStyle w:val="ListParagraph"/>
                    <w:jc w:val="both"/>
                    <w:rPr>
                      <w:rFonts w:ascii="Cambria" w:hAnsi="Cambria"/>
                      <w:sz w:val="28"/>
                      <w:szCs w:val="28"/>
                      <w:lang w:val="en-US"/>
                    </w:rPr>
                  </w:pPr>
                  <w:r w:rsidRPr="00EA06F7">
                    <w:rPr>
                      <w:rFonts w:ascii="Cambria" w:hAnsi="Cambria"/>
                      <w:sz w:val="28"/>
                      <w:szCs w:val="28"/>
                      <w:lang w:val="en-US"/>
                    </w:rPr>
                    <w:t>.</w:t>
                  </w:r>
                  <w:r w:rsidR="002C5BB2" w:rsidRPr="002C5BB2">
                    <w:rPr>
                      <w:b/>
                      <w:bCs/>
                      <w:noProof/>
                      <w:sz w:val="32"/>
                      <w:szCs w:val="32"/>
                      <w:lang w:val="en-US"/>
                    </w:rPr>
                    <w:t xml:space="preserve"> </w:t>
                  </w:r>
                  <w:r w:rsidR="002C5BB2" w:rsidRPr="002C5BB2">
                    <w:rPr>
                      <w:rFonts w:ascii="Cambria" w:hAnsi="Cambria"/>
                      <w:noProof/>
                      <w:sz w:val="28"/>
                      <w:szCs w:val="28"/>
                      <w:lang w:val="en-US"/>
                    </w:rPr>
                    <w:drawing>
                      <wp:inline distT="0" distB="0" distL="0" distR="0">
                        <wp:extent cx="2561148" cy="11609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result for distance sensing with ultrasonic sensor"/>
                                <pic:cNvPicPr>
                                  <a:picLocks noChangeAspect="1" noChangeArrowheads="1"/>
                                </pic:cNvPicPr>
                              </pic:nvPicPr>
                              <pic:blipFill>
                                <a:blip r:embed="rId13" cstate="print"/>
                                <a:srcRect/>
                                <a:stretch>
                                  <a:fillRect/>
                                </a:stretch>
                              </pic:blipFill>
                              <pic:spPr bwMode="auto">
                                <a:xfrm>
                                  <a:off x="0" y="0"/>
                                  <a:ext cx="2562860" cy="1160780"/>
                                </a:xfrm>
                                <a:prstGeom prst="rect">
                                  <a:avLst/>
                                </a:prstGeom>
                                <a:noFill/>
                                <a:ln w="9525">
                                  <a:noFill/>
                                  <a:miter lim="800000"/>
                                  <a:headEnd/>
                                  <a:tailEnd/>
                                </a:ln>
                              </pic:spPr>
                            </pic:pic>
                          </a:graphicData>
                        </a:graphic>
                      </wp:inline>
                    </w:drawing>
                  </w:r>
                </w:p>
                <w:p w:rsidR="00870E7E" w:rsidRPr="00EA06F7" w:rsidRDefault="00870E7E" w:rsidP="00870E7E">
                  <w:pPr>
                    <w:pStyle w:val="ListParagraph"/>
                    <w:jc w:val="both"/>
                    <w:rPr>
                      <w:rFonts w:ascii="Cambria" w:hAnsi="Cambria"/>
                      <w:b/>
                      <w:bCs/>
                      <w:sz w:val="28"/>
                      <w:szCs w:val="28"/>
                      <w:u w:val="single"/>
                      <w:lang w:val="en-US"/>
                    </w:rPr>
                  </w:pPr>
                </w:p>
                <w:p w:rsidR="00870E7E" w:rsidRDefault="00AA316D" w:rsidP="00870E7E">
                  <w:pPr>
                    <w:jc w:val="both"/>
                    <w:rPr>
                      <w:rFonts w:ascii="Cambria" w:hAnsi="Cambria"/>
                      <w:sz w:val="28"/>
                      <w:szCs w:val="28"/>
                      <w:lang w:val="en-US"/>
                    </w:rPr>
                  </w:pPr>
                  <w:r>
                    <w:rPr>
                      <w:rFonts w:ascii="Cambria" w:hAnsi="Cambria"/>
                      <w:sz w:val="28"/>
                      <w:szCs w:val="28"/>
                      <w:lang w:val="en-US"/>
                    </w:rPr>
                    <w:t xml:space="preserve"> </w:t>
                  </w:r>
                  <w:proofErr w:type="gramStart"/>
                  <w:r>
                    <w:rPr>
                      <w:rFonts w:ascii="Cambria" w:hAnsi="Cambria"/>
                      <w:sz w:val="28"/>
                      <w:szCs w:val="28"/>
                      <w:lang w:val="en-US"/>
                    </w:rPr>
                    <w:t>C .</w:t>
                  </w:r>
                  <w:proofErr w:type="gramEnd"/>
                  <w:r>
                    <w:rPr>
                      <w:rFonts w:ascii="Cambria" w:hAnsi="Cambria"/>
                      <w:sz w:val="28"/>
                      <w:szCs w:val="28"/>
                      <w:lang w:val="en-US"/>
                    </w:rPr>
                    <w:t xml:space="preserve"> Wring and setting of Prototype:</w:t>
                  </w:r>
                </w:p>
                <w:p w:rsidR="00AA316D" w:rsidRPr="00EA06F7" w:rsidRDefault="00AA316D" w:rsidP="00870E7E">
                  <w:pPr>
                    <w:jc w:val="both"/>
                    <w:rPr>
                      <w:rFonts w:ascii="Cambria" w:hAnsi="Cambria"/>
                      <w:sz w:val="28"/>
                      <w:szCs w:val="28"/>
                      <w:lang w:val="en-US"/>
                    </w:rPr>
                  </w:pPr>
                  <w:r>
                    <w:rPr>
                      <w:rFonts w:ascii="Cambria" w:hAnsi="Cambria"/>
                      <w:sz w:val="28"/>
                      <w:szCs w:val="28"/>
                      <w:lang w:val="en-US"/>
                    </w:rPr>
                    <w:t xml:space="preserve">         </w:t>
                  </w:r>
                  <w:r w:rsidRPr="00AA316D">
                    <w:rPr>
                      <w:rFonts w:ascii="Cambria" w:hAnsi="Cambria"/>
                      <w:noProof/>
                      <w:sz w:val="28"/>
                      <w:szCs w:val="28"/>
                      <w:lang w:val="en-US"/>
                    </w:rPr>
                    <w:drawing>
                      <wp:inline distT="0" distB="0" distL="0" distR="0">
                        <wp:extent cx="1783080" cy="2355184"/>
                        <wp:effectExtent l="0" t="0" r="7620" b="7620"/>
                        <wp:docPr id="31" name="Picture 13" descr="Image result for MPU6050  circuit diagram with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MPU6050  circuit diagram with Pi"/>
                                <pic:cNvPicPr>
                                  <a:picLocks noChangeAspect="1" noChangeArrowheads="1"/>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83080" cy="2355184"/>
                                </a:xfrm>
                                <a:prstGeom prst="rect">
                                  <a:avLst/>
                                </a:prstGeom>
                                <a:noFill/>
                                <a:ln>
                                  <a:noFill/>
                                </a:ln>
                              </pic:spPr>
                            </pic:pic>
                          </a:graphicData>
                        </a:graphic>
                      </wp:inline>
                    </w:drawing>
                  </w:r>
                  <w:r>
                    <w:rPr>
                      <w:rFonts w:ascii="Cambria" w:hAnsi="Cambria"/>
                      <w:sz w:val="28"/>
                      <w:szCs w:val="28"/>
                      <w:lang w:val="en-US"/>
                    </w:rPr>
                    <w:t xml:space="preserve">                       </w:t>
                  </w:r>
                  <w:r w:rsidRPr="00AA316D">
                    <w:rPr>
                      <w:rFonts w:ascii="Cambria" w:hAnsi="Cambria"/>
                      <w:noProof/>
                      <w:sz w:val="28"/>
                      <w:szCs w:val="28"/>
                      <w:lang w:val="en-US"/>
                    </w:rPr>
                    <w:drawing>
                      <wp:inline distT="0" distB="0" distL="0" distR="0">
                        <wp:extent cx="1963862" cy="1633591"/>
                        <wp:effectExtent l="19050" t="0" r="0" b="0"/>
                        <wp:docPr id="2048" name="Picture 6"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lated image"/>
                                <pic:cNvPicPr>
                                  <a:picLocks noChangeAspect="1" noChangeArrowheads="1"/>
                                </pic:cNvPicPr>
                              </pic:nvPicPr>
                              <pic:blipFill>
                                <a:blip r:embed="rId15" cstate="print"/>
                                <a:srcRect/>
                                <a:stretch>
                                  <a:fillRect/>
                                </a:stretch>
                              </pic:blipFill>
                              <pic:spPr bwMode="auto">
                                <a:xfrm>
                                  <a:off x="0" y="0"/>
                                  <a:ext cx="1974451" cy="1642399"/>
                                </a:xfrm>
                                <a:prstGeom prst="rect">
                                  <a:avLst/>
                                </a:prstGeom>
                                <a:noFill/>
                                <a:ln w="9525">
                                  <a:noFill/>
                                  <a:miter lim="800000"/>
                                  <a:headEnd/>
                                  <a:tailEnd/>
                                </a:ln>
                              </pic:spPr>
                            </pic:pic>
                          </a:graphicData>
                        </a:graphic>
                      </wp:inline>
                    </w:drawing>
                  </w:r>
                </w:p>
                <w:p w:rsidR="00870E7E" w:rsidRDefault="00A6337A">
                  <w:r>
                    <w:t>MPU6050 connection with PI                                                WEBCAM connection with pi</w:t>
                  </w:r>
                </w:p>
              </w:txbxContent>
            </v:textbox>
          </v:shape>
        </w:pict>
      </w:r>
      <w:r w:rsidR="00870E7E" w:rsidRPr="00870E7E">
        <w:rPr>
          <w:noProof/>
          <w:lang w:val="en-US"/>
        </w:rPr>
        <w:drawing>
          <wp:inline distT="0" distB="0" distL="0" distR="0">
            <wp:extent cx="7528560" cy="10690860"/>
            <wp:effectExtent l="0" t="0" r="0" b="0"/>
            <wp:docPr id="2" name="Picture 8">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ED99CCE2-29B4-44D7-ACCF-3A95EF63B2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8">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ED99CCE2-29B4-44D7-ACCF-3A95EF63B2AC}"/>
                        </a:ext>
                      </a:extLst>
                    </pic:cNvPr>
                    <pic:cNvPicPr>
                      <a:picLocks noChangeAspect="1" noChangeArrowheads="1"/>
                    </pic:cNvPicPr>
                  </pic:nvPicPr>
                  <pic:blipFill>
                    <a:blip r:embed="rId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528924" cy="10691377"/>
                    </a:xfrm>
                    <a:prstGeom prst="rect">
                      <a:avLst/>
                    </a:prstGeom>
                    <a:noFill/>
                    <a:ln>
                      <a:noFill/>
                    </a:ln>
                  </pic:spPr>
                </pic:pic>
              </a:graphicData>
            </a:graphic>
          </wp:inline>
        </w:drawing>
      </w:r>
    </w:p>
    <w:p w:rsidR="00870E7E" w:rsidRDefault="00547E68" w:rsidP="00870E7E">
      <w:pPr>
        <w:ind w:left="-1418" w:right="-1440"/>
      </w:pPr>
      <w:r w:rsidRPr="00547E68">
        <w:rPr>
          <w:noProof/>
        </w:rPr>
        <w:lastRenderedPageBreak/>
        <w:pict>
          <v:shape id="Text Box 12" o:spid="_x0000_s1029" type="#_x0000_t202" style="position:absolute;left:0;text-align:left;margin-left:-33.6pt;margin-top:49.2pt;width:516pt;height:743.4pt;z-index:251662336;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" fillcolor="white [3201]" strokecolor="white [3212]" strokeweight=".5pt">
            <v:textbox>
              <w:txbxContent>
                <w:p w:rsidR="00A6337A" w:rsidRDefault="00A6337A" w:rsidP="00A6337A">
                  <w:pPr>
                    <w:rPr>
                      <w:sz w:val="28"/>
                      <w:szCs w:val="28"/>
                    </w:rPr>
                  </w:pPr>
                  <w:r>
                    <w:rPr>
                      <w:sz w:val="28"/>
                      <w:szCs w:val="28"/>
                    </w:rPr>
                    <w:t>The MPU6050</w:t>
                  </w:r>
                  <w:proofErr w:type="gramStart"/>
                  <w:r>
                    <w:rPr>
                      <w:sz w:val="28"/>
                      <w:szCs w:val="28"/>
                    </w:rPr>
                    <w:t>,ultra</w:t>
                  </w:r>
                  <w:proofErr w:type="gramEnd"/>
                  <w:r>
                    <w:rPr>
                      <w:sz w:val="28"/>
                      <w:szCs w:val="28"/>
                    </w:rPr>
                    <w:t xml:space="preserve"> sonic and WEB cam are connected to the </w:t>
                  </w:r>
                  <w:proofErr w:type="spellStart"/>
                  <w:r>
                    <w:rPr>
                      <w:sz w:val="28"/>
                      <w:szCs w:val="28"/>
                    </w:rPr>
                    <w:t>RaspberryPi</w:t>
                  </w:r>
                  <w:proofErr w:type="spellEnd"/>
                  <w:r>
                    <w:rPr>
                      <w:sz w:val="28"/>
                      <w:szCs w:val="28"/>
                    </w:rPr>
                    <w:t xml:space="preserve"> 3B+ using Jumpers and a Power Bank is used as a Power Supply.</w:t>
                  </w:r>
                  <w:r>
                    <w:rPr>
                      <w:sz w:val="28"/>
                      <w:szCs w:val="28"/>
                    </w:rPr>
                    <w:br w:type="textWrapping" w:clear="all"/>
                  </w:r>
                </w:p>
                <w:p w:rsidR="00453D5B" w:rsidRPr="00EA06F7" w:rsidRDefault="003379C9" w:rsidP="003379C9">
                  <w:pPr>
                    <w:ind w:left="360"/>
                    <w:jc w:val="both"/>
                    <w:rPr>
                      <w:rFonts w:ascii="Cambria" w:hAnsi="Cambria"/>
                      <w:b/>
                      <w:bCs/>
                      <w:sz w:val="28"/>
                      <w:szCs w:val="28"/>
                      <w:lang w:val="en-US"/>
                    </w:rPr>
                  </w:pPr>
                  <w:r>
                    <w:rPr>
                      <w:rFonts w:ascii="Cambria" w:hAnsi="Cambria"/>
                      <w:b/>
                      <w:bCs/>
                      <w:sz w:val="28"/>
                      <w:szCs w:val="28"/>
                      <w:lang w:val="en-US"/>
                    </w:rPr>
                    <w:t xml:space="preserve"> </w:t>
                  </w:r>
                  <w:r w:rsidR="00A6337A" w:rsidRPr="00A6337A">
                    <w:rPr>
                      <w:rFonts w:ascii="Cambria" w:hAnsi="Cambria"/>
                      <w:b/>
                      <w:bCs/>
                      <w:sz w:val="28"/>
                      <w:szCs w:val="28"/>
                      <w:lang w:val="en-US"/>
                    </w:rPr>
                    <w:drawing>
                      <wp:inline distT="0" distB="0" distL="0" distR="0">
                        <wp:extent cx="3132703" cy="1952304"/>
                        <wp:effectExtent l="171450" t="133350" r="353447" b="295596"/>
                        <wp:docPr id="6" name="Picture 9" descr="Image result for raspberry pi with ultrasonic circui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raspberry pi with ultrasonic circuit diagram"/>
                                <pic:cNvPicPr>
                                  <a:picLocks noChangeAspect="1" noChangeArrowheads="1"/>
                                </pic:cNvPicPr>
                              </pic:nvPicPr>
                              <pic:blipFill>
                                <a:blip r:embed="rId16" cstate="print"/>
                                <a:srcRect/>
                                <a:stretch>
                                  <a:fillRect/>
                                </a:stretch>
                              </pic:blipFill>
                              <pic:spPr bwMode="auto">
                                <a:xfrm>
                                  <a:off x="0" y="0"/>
                                  <a:ext cx="3137769" cy="1955461"/>
                                </a:xfrm>
                                <a:prstGeom prst="rect">
                                  <a:avLst/>
                                </a:prstGeom>
                                <a:ln>
                                  <a:noFill/>
                                </a:ln>
                                <a:effectLst>
                                  <a:outerShdw blurRad="292100" dist="139700" dir="2700000" algn="tl" rotWithShape="0">
                                    <a:srgbClr val="333333">
                                      <a:alpha val="65000"/>
                                    </a:srgbClr>
                                  </a:outerShdw>
                                </a:effectLst>
                              </pic:spPr>
                            </pic:pic>
                          </a:graphicData>
                        </a:graphic>
                      </wp:inline>
                    </w:drawing>
                  </w:r>
                </w:p>
                <w:p w:rsidR="00453D5B" w:rsidRPr="00EA06F7" w:rsidRDefault="003379C9" w:rsidP="00453D5B">
                  <w:pPr>
                    <w:pStyle w:val="ListParagraph"/>
                    <w:ind w:left="1080"/>
                    <w:jc w:val="both"/>
                    <w:rPr>
                      <w:rFonts w:ascii="Cambria" w:hAnsi="Cambria"/>
                      <w:b/>
                      <w:bCs/>
                      <w:sz w:val="28"/>
                      <w:szCs w:val="28"/>
                      <w:lang w:val="en-US"/>
                    </w:rPr>
                  </w:pPr>
                  <w:r>
                    <w:rPr>
                      <w:rFonts w:ascii="Cambria" w:hAnsi="Cambria"/>
                      <w:b/>
                      <w:bCs/>
                      <w:sz w:val="28"/>
                      <w:szCs w:val="28"/>
                      <w:lang w:val="en-US"/>
                    </w:rPr>
                    <w:t>Ultrasonic connection with pi</w:t>
                  </w:r>
                </w:p>
                <w:p w:rsidR="00453D5B" w:rsidRPr="00EA06F7" w:rsidRDefault="00453D5B" w:rsidP="00453D5B">
                  <w:pPr>
                    <w:pStyle w:val="ListParagraph"/>
                    <w:ind w:left="1080"/>
                    <w:jc w:val="both"/>
                    <w:rPr>
                      <w:rFonts w:ascii="Cambria" w:hAnsi="Cambria"/>
                      <w:b/>
                      <w:bCs/>
                      <w:sz w:val="28"/>
                      <w:szCs w:val="28"/>
                      <w:lang w:val="en-US"/>
                    </w:rPr>
                  </w:pPr>
                </w:p>
                <w:p w:rsidR="003379C9" w:rsidRDefault="003379C9" w:rsidP="003379C9">
                  <w:pPr>
                    <w:rPr>
                      <w:b/>
                      <w:bCs/>
                      <w:sz w:val="32"/>
                      <w:szCs w:val="32"/>
                    </w:rPr>
                  </w:pPr>
                  <w:proofErr w:type="spellStart"/>
                  <w:r>
                    <w:rPr>
                      <w:b/>
                      <w:bCs/>
                      <w:sz w:val="32"/>
                      <w:szCs w:val="32"/>
                    </w:rPr>
                    <w:t>D</w:t>
                  </w:r>
                  <w:r w:rsidRPr="003B2D76">
                    <w:rPr>
                      <w:b/>
                      <w:bCs/>
                      <w:sz w:val="32"/>
                      <w:szCs w:val="32"/>
                    </w:rPr>
                    <w:t>.</w:t>
                  </w:r>
                  <w:r>
                    <w:rPr>
                      <w:b/>
                      <w:bCs/>
                      <w:sz w:val="32"/>
                      <w:szCs w:val="32"/>
                      <w:u w:val="single"/>
                    </w:rPr>
                    <w:t>Image</w:t>
                  </w:r>
                  <w:proofErr w:type="spellEnd"/>
                  <w:r>
                    <w:rPr>
                      <w:b/>
                      <w:bCs/>
                      <w:sz w:val="32"/>
                      <w:szCs w:val="32"/>
                      <w:u w:val="single"/>
                    </w:rPr>
                    <w:t xml:space="preserve"> data </w:t>
                  </w:r>
                  <w:proofErr w:type="gramStart"/>
                  <w:r>
                    <w:rPr>
                      <w:b/>
                      <w:bCs/>
                      <w:sz w:val="32"/>
                      <w:szCs w:val="32"/>
                      <w:u w:val="single"/>
                    </w:rPr>
                    <w:t xml:space="preserve">set </w:t>
                  </w:r>
                  <w:r w:rsidRPr="00BD54A8">
                    <w:rPr>
                      <w:b/>
                      <w:bCs/>
                      <w:sz w:val="32"/>
                      <w:szCs w:val="32"/>
                    </w:rPr>
                    <w:t>:</w:t>
                  </w:r>
                  <w:proofErr w:type="gramEnd"/>
                </w:p>
                <w:p w:rsidR="003379C9" w:rsidRPr="003B2D76" w:rsidRDefault="003379C9" w:rsidP="003379C9">
                  <w:pPr>
                    <w:rPr>
                      <w:sz w:val="32"/>
                      <w:szCs w:val="32"/>
                    </w:rPr>
                  </w:pPr>
                </w:p>
                <w:p w:rsidR="003379C9" w:rsidRPr="007B6B96" w:rsidRDefault="003379C9" w:rsidP="003379C9">
                  <w:pPr>
                    <w:rPr>
                      <w:sz w:val="28"/>
                      <w:szCs w:val="28"/>
                    </w:rPr>
                  </w:pPr>
                  <w:r>
                    <w:rPr>
                      <w:sz w:val="28"/>
                      <w:szCs w:val="28"/>
                    </w:rPr>
                    <w:t>The below image data set is the collection of different images affixed with a target c-</w:t>
                  </w:r>
                  <w:proofErr w:type="spellStart"/>
                  <w:r>
                    <w:rPr>
                      <w:sz w:val="28"/>
                      <w:szCs w:val="28"/>
                    </w:rPr>
                    <w:t>nn</w:t>
                  </w:r>
                  <w:proofErr w:type="spellEnd"/>
                  <w:r>
                    <w:rPr>
                      <w:sz w:val="28"/>
                      <w:szCs w:val="28"/>
                    </w:rPr>
                    <w:t xml:space="preserve"> ml algorithm is applied to the data set for feature </w:t>
                  </w:r>
                  <w:proofErr w:type="spellStart"/>
                  <w:r>
                    <w:rPr>
                      <w:sz w:val="28"/>
                      <w:szCs w:val="28"/>
                    </w:rPr>
                    <w:t>exctration</w:t>
                  </w:r>
                  <w:proofErr w:type="spellEnd"/>
                  <w:r w:rsidRPr="007B6B96">
                    <w:rPr>
                      <w:sz w:val="28"/>
                      <w:szCs w:val="28"/>
                    </w:rPr>
                    <w:t xml:space="preserve"> </w:t>
                  </w:r>
                </w:p>
                <w:p w:rsidR="00453D5B" w:rsidRPr="00EA06F7" w:rsidRDefault="003379C9" w:rsidP="00453D5B">
                  <w:pPr>
                    <w:ind w:left="1080"/>
                    <w:jc w:val="both"/>
                    <w:rPr>
                      <w:rFonts w:ascii="Cambria" w:hAnsi="Cambria"/>
                      <w:b/>
                      <w:bCs/>
                      <w:sz w:val="28"/>
                      <w:szCs w:val="28"/>
                      <w:lang w:val="en-US"/>
                    </w:rPr>
                  </w:pPr>
                  <w:r w:rsidRPr="003379C9">
                    <w:rPr>
                      <w:rFonts w:ascii="Cambria" w:hAnsi="Cambria"/>
                      <w:b/>
                      <w:bCs/>
                      <w:sz w:val="28"/>
                      <w:szCs w:val="28"/>
                      <w:lang w:val="en-US"/>
                    </w:rPr>
                    <w:drawing>
                      <wp:inline distT="0" distB="0" distL="0" distR="0">
                        <wp:extent cx="4705350" cy="3513455"/>
                        <wp:effectExtent l="19050" t="0" r="0" b="0"/>
                        <wp:docPr id="8" name="Picture 1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lated image"/>
                                <pic:cNvPicPr>
                                  <a:picLocks noChangeAspect="1" noChangeArrowheads="1"/>
                                </pic:cNvPicPr>
                              </pic:nvPicPr>
                              <pic:blipFill>
                                <a:blip r:embed="rId17"/>
                                <a:srcRect/>
                                <a:stretch>
                                  <a:fillRect/>
                                </a:stretch>
                              </pic:blipFill>
                              <pic:spPr bwMode="auto">
                                <a:xfrm>
                                  <a:off x="0" y="0"/>
                                  <a:ext cx="4705350" cy="3513455"/>
                                </a:xfrm>
                                <a:prstGeom prst="rect">
                                  <a:avLst/>
                                </a:prstGeom>
                                <a:noFill/>
                                <a:ln w="9525">
                                  <a:noFill/>
                                  <a:miter lim="800000"/>
                                  <a:headEnd/>
                                  <a:tailEnd/>
                                </a:ln>
                              </pic:spPr>
                            </pic:pic>
                          </a:graphicData>
                        </a:graphic>
                      </wp:inline>
                    </w:drawing>
                  </w:r>
                </w:p>
                <w:p w:rsidR="00453D5B" w:rsidRPr="00EA06F7" w:rsidRDefault="00453D5B" w:rsidP="00453D5B">
                  <w:pPr>
                    <w:ind w:left="1080"/>
                    <w:jc w:val="both"/>
                    <w:rPr>
                      <w:rFonts w:ascii="Cambria" w:hAnsi="Cambria"/>
                      <w:b/>
                      <w:bCs/>
                      <w:sz w:val="28"/>
                      <w:szCs w:val="28"/>
                      <w:lang w:val="en-US"/>
                    </w:rPr>
                  </w:pPr>
                </w:p>
                <w:p w:rsidR="00453D5B" w:rsidRDefault="00453D5B" w:rsidP="00453D5B">
                  <w:pPr>
                    <w:ind w:left="1080"/>
                    <w:jc w:val="both"/>
                    <w:rPr>
                      <w:rFonts w:ascii="Cambria" w:hAnsi="Cambria"/>
                      <w:b/>
                      <w:bCs/>
                      <w:sz w:val="28"/>
                      <w:szCs w:val="28"/>
                      <w:lang w:val="en-US"/>
                    </w:rPr>
                  </w:pPr>
                </w:p>
                <w:p w:rsidR="00453D5B" w:rsidRPr="00EA06F7" w:rsidRDefault="00453D5B" w:rsidP="00453D5B">
                  <w:pPr>
                    <w:ind w:left="1080"/>
                    <w:jc w:val="both"/>
                    <w:rPr>
                      <w:rFonts w:ascii="Cambria" w:hAnsi="Cambria"/>
                      <w:b/>
                      <w:bCs/>
                      <w:sz w:val="28"/>
                      <w:szCs w:val="28"/>
                      <w:lang w:val="en-US"/>
                    </w:rPr>
                  </w:pPr>
                </w:p>
                <w:p w:rsidR="00453D5B" w:rsidRPr="00EA06F7" w:rsidRDefault="00453D5B" w:rsidP="00453D5B">
                  <w:pPr>
                    <w:pStyle w:val="ListParagraph"/>
                    <w:ind w:left="1080"/>
                    <w:jc w:val="both"/>
                    <w:rPr>
                      <w:rFonts w:ascii="Cambria" w:hAnsi="Cambria"/>
                      <w:b/>
                      <w:bCs/>
                      <w:sz w:val="28"/>
                      <w:szCs w:val="28"/>
                      <w:lang w:val="en-US"/>
                    </w:rPr>
                  </w:pPr>
                </w:p>
                <w:p w:rsidR="00453D5B" w:rsidRDefault="00453D5B"/>
              </w:txbxContent>
            </v:textbox>
          </v:shape>
        </w:pict>
      </w:r>
      <w:r w:rsidR="00870E7E" w:rsidRPr="00870E7E">
        <w:rPr>
          <w:noProof/>
          <w:lang w:val="en-US"/>
        </w:rPr>
        <w:drawing>
          <wp:inline distT="0" distB="0" distL="0" distR="0">
            <wp:extent cx="7520940" cy="10713720"/>
            <wp:effectExtent l="0" t="0" r="3810" b="0"/>
            <wp:docPr id="3" name="Picture 8">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ED99CCE2-29B4-44D7-ACCF-3A95EF63B2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8">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ED99CCE2-29B4-44D7-ACCF-3A95EF63B2AC}"/>
                        </a:ext>
                      </a:extLst>
                    </pic:cNvPr>
                    <pic:cNvPicPr>
                      <a:picLocks noChangeAspect="1" noChangeArrowheads="1"/>
                    </pic:cNvPicPr>
                  </pic:nvPicPr>
                  <pic:blipFill>
                    <a:blip r:embed="rId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521304" cy="10714239"/>
                    </a:xfrm>
                    <a:prstGeom prst="rect">
                      <a:avLst/>
                    </a:prstGeom>
                    <a:noFill/>
                    <a:ln>
                      <a:noFill/>
                    </a:ln>
                  </pic:spPr>
                </pic:pic>
              </a:graphicData>
            </a:graphic>
          </wp:inline>
        </w:drawing>
      </w:r>
    </w:p>
    <w:p w:rsidR="00870E7E" w:rsidRDefault="00547E68" w:rsidP="00870E7E">
      <w:pPr>
        <w:ind w:left="-1418" w:right="-1440"/>
      </w:pPr>
      <w:r w:rsidRPr="00547E68">
        <w:rPr>
          <w:noProof/>
        </w:rPr>
        <w:lastRenderedPageBreak/>
        <w:pict>
          <v:shape id="Text Box 15" o:spid="_x0000_s1030" type="#_x0000_t202" style="position:absolute;left:0;text-align:left;margin-left:-31.8pt;margin-top:52.2pt;width:513pt;height:736.2pt;z-index:25166336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" fillcolor="white [3201]" strokecolor="white [3212]" strokeweight=".5pt">
            <v:textbox>
              <w:txbxContent>
                <w:p w:rsidR="003379C9" w:rsidRDefault="003379C9" w:rsidP="003379C9">
                  <w:pPr>
                    <w:rPr>
                      <w:b/>
                      <w:bCs/>
                      <w:sz w:val="36"/>
                      <w:szCs w:val="36"/>
                    </w:rPr>
                  </w:pPr>
                  <w:proofErr w:type="gramStart"/>
                  <w:r>
                    <w:rPr>
                      <w:b/>
                      <w:bCs/>
                      <w:sz w:val="36"/>
                      <w:szCs w:val="36"/>
                    </w:rPr>
                    <w:t>4.</w:t>
                  </w:r>
                  <w:r w:rsidRPr="00A13945">
                    <w:rPr>
                      <w:b/>
                      <w:bCs/>
                      <w:sz w:val="36"/>
                      <w:szCs w:val="36"/>
                      <w:u w:val="single"/>
                    </w:rPr>
                    <w:t>Introduction</w:t>
                  </w:r>
                  <w:proofErr w:type="gramEnd"/>
                  <w:r w:rsidRPr="00813BFA">
                    <w:rPr>
                      <w:b/>
                      <w:bCs/>
                      <w:sz w:val="36"/>
                      <w:szCs w:val="36"/>
                    </w:rPr>
                    <w:t>:</w:t>
                  </w:r>
                </w:p>
                <w:p w:rsidR="003379C9" w:rsidRDefault="003379C9" w:rsidP="003379C9">
                  <w:pPr>
                    <w:spacing w:before="200" w:line="216" w:lineRule="auto"/>
                    <w:jc w:val="both"/>
                    <w:rPr>
                      <w:rFonts w:cstheme="minorHAnsi"/>
                      <w:color w:val="000000" w:themeColor="text1"/>
                      <w:kern w:val="24"/>
                      <w:sz w:val="28"/>
                      <w:szCs w:val="28"/>
                    </w:rPr>
                  </w:pPr>
                  <w:r>
                    <w:rPr>
                      <w:rFonts w:cstheme="minorHAnsi"/>
                      <w:color w:val="000000" w:themeColor="text1"/>
                      <w:kern w:val="24"/>
                      <w:sz w:val="28"/>
                      <w:szCs w:val="28"/>
                    </w:rPr>
                    <w:t xml:space="preserve">There are many people across the globe who are fully and partially </w:t>
                  </w:r>
                  <w:proofErr w:type="gramStart"/>
                  <w:r>
                    <w:rPr>
                      <w:rFonts w:cstheme="minorHAnsi"/>
                      <w:color w:val="000000" w:themeColor="text1"/>
                      <w:kern w:val="24"/>
                      <w:sz w:val="28"/>
                      <w:szCs w:val="28"/>
                    </w:rPr>
                    <w:t>blind .</w:t>
                  </w:r>
                  <w:proofErr w:type="gramEnd"/>
                  <w:r>
                    <w:rPr>
                      <w:rFonts w:cstheme="minorHAnsi"/>
                      <w:color w:val="000000" w:themeColor="text1"/>
                      <w:kern w:val="24"/>
                      <w:sz w:val="28"/>
                      <w:szCs w:val="28"/>
                    </w:rPr>
                    <w:t xml:space="preserve">  Most of them lead there life by facing many  hardships mainly while moving from place to place as they don’t know the directions and hurdles in </w:t>
                  </w:r>
                  <w:proofErr w:type="spellStart"/>
                  <w:r>
                    <w:rPr>
                      <w:rFonts w:cstheme="minorHAnsi"/>
                      <w:color w:val="000000" w:themeColor="text1"/>
                      <w:kern w:val="24"/>
                      <w:sz w:val="28"/>
                      <w:szCs w:val="28"/>
                    </w:rPr>
                    <w:t>there</w:t>
                  </w:r>
                  <w:proofErr w:type="spellEnd"/>
                  <w:r>
                    <w:rPr>
                      <w:rFonts w:cstheme="minorHAnsi"/>
                      <w:color w:val="000000" w:themeColor="text1"/>
                      <w:kern w:val="24"/>
                      <w:sz w:val="28"/>
                      <w:szCs w:val="28"/>
                    </w:rPr>
                    <w:t xml:space="preserve"> path. The </w:t>
                  </w:r>
                  <w:proofErr w:type="gramStart"/>
                  <w:r>
                    <w:rPr>
                      <w:rFonts w:cstheme="minorHAnsi"/>
                      <w:color w:val="000000" w:themeColor="text1"/>
                      <w:kern w:val="24"/>
                      <w:sz w:val="28"/>
                      <w:szCs w:val="28"/>
                    </w:rPr>
                    <w:t>solution  will</w:t>
                  </w:r>
                  <w:proofErr w:type="gramEnd"/>
                  <w:r>
                    <w:rPr>
                      <w:rFonts w:cstheme="minorHAnsi"/>
                      <w:color w:val="000000" w:themeColor="text1"/>
                      <w:kern w:val="24"/>
                      <w:sz w:val="28"/>
                      <w:szCs w:val="28"/>
                    </w:rPr>
                    <w:t xml:space="preserve"> be to provide an artificial </w:t>
                  </w:r>
                  <w:r w:rsidRPr="00D74959">
                    <w:rPr>
                      <w:rFonts w:cstheme="minorHAnsi"/>
                      <w:color w:val="000000" w:themeColor="text1"/>
                      <w:kern w:val="24"/>
                      <w:sz w:val="28"/>
                      <w:szCs w:val="28"/>
                    </w:rPr>
                    <w:t>vision ba</w:t>
                  </w:r>
                  <w:r>
                    <w:rPr>
                      <w:rFonts w:cstheme="minorHAnsi"/>
                      <w:color w:val="000000" w:themeColor="text1"/>
                      <w:kern w:val="24"/>
                      <w:sz w:val="28"/>
                      <w:szCs w:val="28"/>
                    </w:rPr>
                    <w:t xml:space="preserve">sed assist for the blind </w:t>
                  </w:r>
                  <w:proofErr w:type="spellStart"/>
                  <w:r>
                    <w:rPr>
                      <w:rFonts w:cstheme="minorHAnsi"/>
                      <w:color w:val="000000" w:themeColor="text1"/>
                      <w:kern w:val="24"/>
                      <w:sz w:val="28"/>
                      <w:szCs w:val="28"/>
                    </w:rPr>
                    <w:t>people</w:t>
                  </w:r>
                  <w:r w:rsidRPr="00D74959">
                    <w:rPr>
                      <w:rFonts w:cstheme="minorHAnsi"/>
                      <w:color w:val="000000" w:themeColor="text1"/>
                      <w:kern w:val="24"/>
                      <w:sz w:val="28"/>
                      <w:szCs w:val="28"/>
                    </w:rPr>
                    <w:t>.This</w:t>
                  </w:r>
                  <w:proofErr w:type="spellEnd"/>
                  <w:r w:rsidRPr="00D74959">
                    <w:rPr>
                      <w:rFonts w:cstheme="minorHAnsi"/>
                      <w:color w:val="000000" w:themeColor="text1"/>
                      <w:kern w:val="24"/>
                      <w:sz w:val="28"/>
                      <w:szCs w:val="28"/>
                    </w:rPr>
                    <w:t xml:space="preserve"> assist </w:t>
                  </w:r>
                  <w:r>
                    <w:rPr>
                      <w:rFonts w:cstheme="minorHAnsi"/>
                      <w:color w:val="000000" w:themeColor="text1"/>
                      <w:kern w:val="24"/>
                      <w:sz w:val="28"/>
                      <w:szCs w:val="28"/>
                    </w:rPr>
                    <w:t xml:space="preserve">will be helping in detection of </w:t>
                  </w:r>
                  <w:r w:rsidRPr="00D74959">
                    <w:rPr>
                      <w:rFonts w:cstheme="minorHAnsi"/>
                      <w:color w:val="000000" w:themeColor="text1"/>
                      <w:kern w:val="24"/>
                      <w:sz w:val="28"/>
                      <w:szCs w:val="28"/>
                    </w:rPr>
                    <w:t>object and</w:t>
                  </w:r>
                  <w:r>
                    <w:rPr>
                      <w:rFonts w:cstheme="minorHAnsi"/>
                      <w:color w:val="000000" w:themeColor="text1"/>
                      <w:kern w:val="24"/>
                      <w:sz w:val="28"/>
                      <w:szCs w:val="28"/>
                    </w:rPr>
                    <w:t xml:space="preserve"> </w:t>
                  </w:r>
                  <w:r w:rsidRPr="00D74959">
                    <w:rPr>
                      <w:rFonts w:cstheme="minorHAnsi"/>
                      <w:color w:val="000000" w:themeColor="text1"/>
                      <w:kern w:val="24"/>
                      <w:sz w:val="28"/>
                      <w:szCs w:val="28"/>
                    </w:rPr>
                    <w:t xml:space="preserve">obstacles present near the blind person and convey </w:t>
                  </w:r>
                  <w:proofErr w:type="spellStart"/>
                  <w:r w:rsidRPr="00D74959">
                    <w:rPr>
                      <w:rFonts w:cstheme="minorHAnsi"/>
                      <w:color w:val="000000" w:themeColor="text1"/>
                      <w:kern w:val="24"/>
                      <w:sz w:val="28"/>
                      <w:szCs w:val="28"/>
                    </w:rPr>
                    <w:t>themwith</w:t>
                  </w:r>
                  <w:proofErr w:type="spellEnd"/>
                  <w:r w:rsidRPr="00D74959">
                    <w:rPr>
                      <w:rFonts w:cstheme="minorHAnsi"/>
                      <w:color w:val="000000" w:themeColor="text1"/>
                      <w:kern w:val="24"/>
                      <w:sz w:val="28"/>
                      <w:szCs w:val="28"/>
                    </w:rPr>
                    <w:t xml:space="preserve"> a voice out. </w:t>
                  </w:r>
                  <w:proofErr w:type="gramStart"/>
                  <w:r w:rsidRPr="00D74959">
                    <w:rPr>
                      <w:rFonts w:cstheme="minorHAnsi"/>
                      <w:color w:val="000000" w:themeColor="text1"/>
                      <w:kern w:val="24"/>
                      <w:sz w:val="28"/>
                      <w:szCs w:val="28"/>
                    </w:rPr>
                    <w:t>Which co</w:t>
                  </w:r>
                  <w:r>
                    <w:rPr>
                      <w:rFonts w:cstheme="minorHAnsi"/>
                      <w:color w:val="000000" w:themeColor="text1"/>
                      <w:kern w:val="24"/>
                      <w:sz w:val="28"/>
                      <w:szCs w:val="28"/>
                    </w:rPr>
                    <w:t xml:space="preserve">uld help them to even move from </w:t>
                  </w:r>
                  <w:r w:rsidRPr="00D74959">
                    <w:rPr>
                      <w:rFonts w:cstheme="minorHAnsi"/>
                      <w:color w:val="000000" w:themeColor="text1"/>
                      <w:kern w:val="24"/>
                      <w:sz w:val="28"/>
                      <w:szCs w:val="28"/>
                    </w:rPr>
                    <w:t>place to place by guiding them with voice.</w:t>
                  </w:r>
                  <w:proofErr w:type="gramEnd"/>
                </w:p>
                <w:p w:rsidR="00453D5B" w:rsidRPr="00EA06F7" w:rsidRDefault="00453D5B" w:rsidP="00453D5B">
                  <w:pPr>
                    <w:pStyle w:val="ListParagraph"/>
                    <w:ind w:left="1080"/>
                    <w:jc w:val="both"/>
                    <w:rPr>
                      <w:rFonts w:ascii="Cambria" w:hAnsi="Cambria"/>
                      <w:b/>
                      <w:bCs/>
                      <w:sz w:val="28"/>
                      <w:szCs w:val="28"/>
                      <w:lang w:val="en-US"/>
                    </w:rPr>
                  </w:pPr>
                </w:p>
                <w:p w:rsidR="00453D5B" w:rsidRPr="003379C9" w:rsidRDefault="00453D5B" w:rsidP="00453D5B">
                  <w:pPr>
                    <w:jc w:val="both"/>
                    <w:rPr>
                      <w:rFonts w:ascii="Cambria" w:hAnsi="Cambria"/>
                      <w:b/>
                      <w:bCs/>
                      <w:sz w:val="28"/>
                      <w:szCs w:val="28"/>
                      <w:lang w:val="en-US"/>
                    </w:rPr>
                  </w:pPr>
                  <w:r w:rsidRPr="00EA06F7">
                    <w:rPr>
                      <w:rFonts w:ascii="Cambria" w:hAnsi="Cambria"/>
                      <w:b/>
                      <w:bCs/>
                      <w:sz w:val="28"/>
                      <w:szCs w:val="28"/>
                      <w:u w:val="single"/>
                      <w:lang w:val="en-US"/>
                    </w:rPr>
                    <w:t>Main Text:</w:t>
                  </w:r>
                </w:p>
                <w:p w:rsidR="00453D5B" w:rsidRPr="00EA06F7" w:rsidRDefault="00453D5B" w:rsidP="00453D5B">
                  <w:pPr>
                    <w:jc w:val="both"/>
                    <w:rPr>
                      <w:rFonts w:ascii="Cambria" w:hAnsi="Cambria"/>
                      <w:sz w:val="28"/>
                      <w:szCs w:val="28"/>
                      <w:lang w:val="en-US"/>
                    </w:rPr>
                  </w:pPr>
                  <w:r w:rsidRPr="00EA06F7">
                    <w:rPr>
                      <w:rFonts w:ascii="Cambria" w:hAnsi="Cambria"/>
                      <w:sz w:val="28"/>
                      <w:szCs w:val="28"/>
                      <w:lang w:val="en-US"/>
                    </w:rPr>
                    <w:t>The components used in this project are:</w:t>
                  </w:r>
                </w:p>
                <w:p w:rsidR="003379C9" w:rsidRPr="00417AF5" w:rsidRDefault="003379C9" w:rsidP="003379C9">
                  <w:pPr>
                    <w:rPr>
                      <w:b/>
                      <w:bCs/>
                      <w:noProof/>
                      <w:sz w:val="36"/>
                      <w:szCs w:val="36"/>
                      <w:u w:val="single"/>
                    </w:rPr>
                  </w:pPr>
                  <w:r w:rsidRPr="00417AF5">
                    <w:rPr>
                      <w:b/>
                      <w:bCs/>
                      <w:noProof/>
                      <w:sz w:val="36"/>
                      <w:szCs w:val="36"/>
                      <w:u w:val="single"/>
                    </w:rPr>
                    <w:t>HARDWARE:</w:t>
                  </w:r>
                </w:p>
                <w:p w:rsidR="003379C9" w:rsidRDefault="003379C9" w:rsidP="003379C9">
                  <w:pPr>
                    <w:rPr>
                      <w:noProof/>
                      <w:sz w:val="28"/>
                      <w:szCs w:val="28"/>
                    </w:rPr>
                  </w:pPr>
                </w:p>
                <w:p w:rsidR="003379C9" w:rsidRDefault="003379C9" w:rsidP="003379C9">
                  <w:pPr>
                    <w:pStyle w:val="ListParagraph"/>
                    <w:numPr>
                      <w:ilvl w:val="0"/>
                      <w:numId w:val="11"/>
                    </w:numPr>
                    <w:spacing w:after="0" w:line="240" w:lineRule="auto"/>
                    <w:rPr>
                      <w:noProof/>
                      <w:sz w:val="28"/>
                      <w:szCs w:val="28"/>
                    </w:rPr>
                  </w:pPr>
                  <w:r w:rsidRPr="005C2244">
                    <w:rPr>
                      <w:b/>
                      <w:bCs/>
                      <w:noProof/>
                      <w:sz w:val="28"/>
                      <w:szCs w:val="28"/>
                      <w:u w:val="single"/>
                    </w:rPr>
                    <w:t>RASPBERRYP</w:t>
                  </w:r>
                  <w:r>
                    <w:rPr>
                      <w:b/>
                      <w:bCs/>
                      <w:noProof/>
                      <w:sz w:val="28"/>
                      <w:szCs w:val="28"/>
                      <w:u w:val="single"/>
                    </w:rPr>
                    <w:t>i</w:t>
                  </w:r>
                  <w:r w:rsidRPr="005C2244">
                    <w:rPr>
                      <w:b/>
                      <w:bCs/>
                      <w:noProof/>
                      <w:sz w:val="28"/>
                      <w:szCs w:val="28"/>
                      <w:u w:val="single"/>
                    </w:rPr>
                    <w:t xml:space="preserve"> 3B+ MODEL</w:t>
                  </w:r>
                  <w:r w:rsidRPr="00E91899">
                    <w:rPr>
                      <w:noProof/>
                      <w:sz w:val="28"/>
                      <w:szCs w:val="28"/>
                    </w:rPr>
                    <w:t xml:space="preserve"> :</w:t>
                  </w:r>
                </w:p>
                <w:p w:rsidR="003379C9" w:rsidRPr="000D2DF9" w:rsidRDefault="003379C9" w:rsidP="003379C9">
                  <w:pPr>
                    <w:pStyle w:val="ListParagraph"/>
                    <w:numPr>
                      <w:ilvl w:val="0"/>
                      <w:numId w:val="12"/>
                    </w:numPr>
                    <w:spacing w:after="0" w:line="240" w:lineRule="auto"/>
                    <w:rPr>
                      <w:noProof/>
                      <w:sz w:val="28"/>
                      <w:szCs w:val="28"/>
                    </w:rPr>
                  </w:pPr>
                  <w:r w:rsidRPr="000D2DF9">
                    <w:rPr>
                      <w:noProof/>
                      <w:sz w:val="28"/>
                      <w:szCs w:val="28"/>
                    </w:rPr>
                    <w:t>The Raspberry Pi 3 Model B+ is the latest product in the Raspberry Pi 3 range,boasting a 64-bit quad core processor running at 1.4GHz, dual-band 2.4GHz and 5GHz wireless LAN, Bluetooth 4.2/BLE, faster Ethernet, and PoE capability via a separate PoE HAT.</w:t>
                  </w:r>
                </w:p>
                <w:p w:rsidR="003379C9" w:rsidRPr="000D2DF9" w:rsidRDefault="003379C9" w:rsidP="003379C9">
                  <w:pPr>
                    <w:pStyle w:val="ListParagraph"/>
                    <w:numPr>
                      <w:ilvl w:val="0"/>
                      <w:numId w:val="12"/>
                    </w:numPr>
                    <w:spacing w:after="0" w:line="240" w:lineRule="auto"/>
                    <w:rPr>
                      <w:noProof/>
                      <w:sz w:val="28"/>
                      <w:szCs w:val="28"/>
                    </w:rPr>
                  </w:pPr>
                  <w:r w:rsidRPr="000D2DF9">
                    <w:rPr>
                      <w:noProof/>
                      <w:sz w:val="28"/>
                      <w:szCs w:val="28"/>
                    </w:rPr>
                    <w:t>The dual-band wireless LAN comes with modular compliance certification, allowing the board to be designed into end products with significantly reduced, wireless LAN compliance testing,improving both cost and time to market.</w:t>
                  </w:r>
                </w:p>
                <w:p w:rsidR="003379C9" w:rsidRDefault="003379C9" w:rsidP="003379C9">
                  <w:pPr>
                    <w:pStyle w:val="ListParagraph"/>
                    <w:numPr>
                      <w:ilvl w:val="0"/>
                      <w:numId w:val="12"/>
                    </w:numPr>
                    <w:spacing w:after="0" w:line="240" w:lineRule="auto"/>
                    <w:rPr>
                      <w:noProof/>
                      <w:sz w:val="28"/>
                      <w:szCs w:val="28"/>
                    </w:rPr>
                  </w:pPr>
                  <w:r w:rsidRPr="000D2DF9">
                    <w:rPr>
                      <w:noProof/>
                      <w:sz w:val="28"/>
                      <w:szCs w:val="28"/>
                    </w:rPr>
                    <w:t>The Raspberry Pi 3 Model B+ maintains the same mechanical footprint as both the Raspberry Pi 2 Model B and the Raspberry Pi 3 Model B.</w:t>
                  </w:r>
                </w:p>
                <w:p w:rsidR="003379C9" w:rsidRPr="005C2244" w:rsidRDefault="003379C9" w:rsidP="003379C9">
                  <w:pPr>
                    <w:rPr>
                      <w:b/>
                      <w:bCs/>
                      <w:noProof/>
                      <w:sz w:val="28"/>
                      <w:szCs w:val="28"/>
                    </w:rPr>
                  </w:pPr>
                  <w:r w:rsidRPr="005C2244">
                    <w:rPr>
                      <w:b/>
                      <w:bCs/>
                      <w:noProof/>
                      <w:sz w:val="28"/>
                      <w:szCs w:val="28"/>
                    </w:rPr>
                    <w:t xml:space="preserve">   SPECIFICATION</w:t>
                  </w:r>
                  <w:r>
                    <w:rPr>
                      <w:b/>
                      <w:bCs/>
                      <w:noProof/>
                      <w:sz w:val="28"/>
                      <w:szCs w:val="28"/>
                    </w:rPr>
                    <w:t>S :</w:t>
                  </w:r>
                </w:p>
                <w:p w:rsidR="003379C9" w:rsidRPr="005C2244" w:rsidRDefault="003379C9" w:rsidP="003379C9">
                  <w:pPr>
                    <w:rPr>
                      <w:noProof/>
                      <w:sz w:val="28"/>
                      <w:szCs w:val="28"/>
                    </w:rPr>
                  </w:pPr>
                  <w:r w:rsidRPr="005C2244">
                    <w:rPr>
                      <w:noProof/>
                      <w:sz w:val="28"/>
                      <w:szCs w:val="28"/>
                    </w:rPr>
                    <w:t>- Broadcom BCM2837B0, Cortex-A53 (ARMv8) 64-bit SoC @ 1.4GHz</w:t>
                  </w:r>
                </w:p>
                <w:p w:rsidR="003379C9" w:rsidRPr="005C2244" w:rsidRDefault="003379C9" w:rsidP="003379C9">
                  <w:pPr>
                    <w:rPr>
                      <w:noProof/>
                      <w:sz w:val="28"/>
                      <w:szCs w:val="28"/>
                    </w:rPr>
                  </w:pPr>
                  <w:r w:rsidRPr="005C2244">
                    <w:rPr>
                      <w:noProof/>
                      <w:sz w:val="28"/>
                      <w:szCs w:val="28"/>
                    </w:rPr>
                    <w:t>- 1GB LPDDR2 SDRAM</w:t>
                  </w:r>
                </w:p>
                <w:p w:rsidR="003379C9" w:rsidRPr="005C2244" w:rsidRDefault="003379C9" w:rsidP="003379C9">
                  <w:pPr>
                    <w:rPr>
                      <w:noProof/>
                      <w:sz w:val="28"/>
                      <w:szCs w:val="28"/>
                    </w:rPr>
                  </w:pPr>
                  <w:r w:rsidRPr="005C2244">
                    <w:rPr>
                      <w:noProof/>
                      <w:sz w:val="28"/>
                      <w:szCs w:val="28"/>
                    </w:rPr>
                    <w:t>- 2.4GHz and 5GHz IEEE 802.11.b/g/n/ac wireless LAN, Bluetooth 4.2, BLE</w:t>
                  </w:r>
                </w:p>
                <w:p w:rsidR="003379C9" w:rsidRPr="005C2244" w:rsidRDefault="003379C9" w:rsidP="003379C9">
                  <w:pPr>
                    <w:rPr>
                      <w:noProof/>
                      <w:sz w:val="28"/>
                      <w:szCs w:val="28"/>
                    </w:rPr>
                  </w:pPr>
                  <w:r w:rsidRPr="005C2244">
                    <w:rPr>
                      <w:noProof/>
                      <w:sz w:val="28"/>
                      <w:szCs w:val="28"/>
                    </w:rPr>
                    <w:t>- Gigabit Ethernet over USB 2.0 (maximum throughput 300 Mbps)</w:t>
                  </w:r>
                </w:p>
                <w:p w:rsidR="003379C9" w:rsidRPr="005C2244" w:rsidRDefault="003379C9" w:rsidP="003379C9">
                  <w:pPr>
                    <w:rPr>
                      <w:noProof/>
                      <w:sz w:val="28"/>
                      <w:szCs w:val="28"/>
                    </w:rPr>
                  </w:pPr>
                  <w:r w:rsidRPr="005C2244">
                    <w:rPr>
                      <w:noProof/>
                      <w:sz w:val="28"/>
                      <w:szCs w:val="28"/>
                    </w:rPr>
                    <w:t>- Extended 40-pin GPIO header</w:t>
                  </w:r>
                </w:p>
                <w:p w:rsidR="003379C9" w:rsidRPr="005C2244" w:rsidRDefault="003379C9" w:rsidP="003379C9">
                  <w:pPr>
                    <w:rPr>
                      <w:noProof/>
                      <w:sz w:val="28"/>
                      <w:szCs w:val="28"/>
                    </w:rPr>
                  </w:pPr>
                  <w:r w:rsidRPr="005C2244">
                    <w:rPr>
                      <w:noProof/>
                      <w:sz w:val="28"/>
                      <w:szCs w:val="28"/>
                    </w:rPr>
                    <w:t>- Full-size HDMI</w:t>
                  </w:r>
                </w:p>
                <w:p w:rsidR="003379C9" w:rsidRPr="005C2244" w:rsidRDefault="003379C9" w:rsidP="003379C9">
                  <w:pPr>
                    <w:rPr>
                      <w:noProof/>
                      <w:sz w:val="28"/>
                      <w:szCs w:val="28"/>
                    </w:rPr>
                  </w:pPr>
                  <w:r w:rsidRPr="005C2244">
                    <w:rPr>
                      <w:noProof/>
                      <w:sz w:val="28"/>
                      <w:szCs w:val="28"/>
                    </w:rPr>
                    <w:t>- 4 USB 2.0 ports</w:t>
                  </w:r>
                </w:p>
                <w:p w:rsidR="003379C9" w:rsidRPr="005C2244" w:rsidRDefault="003379C9" w:rsidP="003379C9">
                  <w:pPr>
                    <w:rPr>
                      <w:noProof/>
                      <w:sz w:val="28"/>
                      <w:szCs w:val="28"/>
                    </w:rPr>
                  </w:pPr>
                  <w:r w:rsidRPr="005C2244">
                    <w:rPr>
                      <w:noProof/>
                      <w:sz w:val="28"/>
                      <w:szCs w:val="28"/>
                    </w:rPr>
                    <w:t>- CSI camera port for connecting a Raspberry Pi camera</w:t>
                  </w:r>
                </w:p>
                <w:p w:rsidR="003379C9" w:rsidRDefault="003379C9" w:rsidP="003379C9">
                  <w:pPr>
                    <w:rPr>
                      <w:noProof/>
                      <w:sz w:val="28"/>
                      <w:szCs w:val="28"/>
                    </w:rPr>
                  </w:pPr>
                  <w:r w:rsidRPr="005C2244">
                    <w:rPr>
                      <w:noProof/>
                      <w:sz w:val="28"/>
                      <w:szCs w:val="28"/>
                    </w:rPr>
                    <w:t>- DSI display port for connecting a Raspberry Pi touchscreen display</w:t>
                  </w:r>
                </w:p>
                <w:p w:rsidR="003379C9" w:rsidRPr="005C2244" w:rsidRDefault="003379C9" w:rsidP="003379C9">
                  <w:pPr>
                    <w:rPr>
                      <w:noProof/>
                      <w:sz w:val="28"/>
                      <w:szCs w:val="28"/>
                    </w:rPr>
                  </w:pPr>
                </w:p>
                <w:p w:rsidR="003379C9" w:rsidRPr="005C2244" w:rsidRDefault="003379C9" w:rsidP="003379C9">
                  <w:pPr>
                    <w:rPr>
                      <w:noProof/>
                      <w:sz w:val="28"/>
                      <w:szCs w:val="28"/>
                    </w:rPr>
                  </w:pPr>
                  <w:r w:rsidRPr="005C2244">
                    <w:rPr>
                      <w:noProof/>
                      <w:sz w:val="28"/>
                      <w:szCs w:val="28"/>
                    </w:rPr>
                    <w:t>- 4-pole stereo output and composite video port</w:t>
                  </w:r>
                </w:p>
                <w:p w:rsidR="003379C9" w:rsidRPr="005C2244" w:rsidRDefault="003379C9" w:rsidP="003379C9">
                  <w:pPr>
                    <w:rPr>
                      <w:noProof/>
                      <w:sz w:val="28"/>
                      <w:szCs w:val="28"/>
                    </w:rPr>
                  </w:pPr>
                  <w:r w:rsidRPr="005C2244">
                    <w:rPr>
                      <w:noProof/>
                      <w:sz w:val="28"/>
                      <w:szCs w:val="28"/>
                    </w:rPr>
                    <w:t>- Micro SD port for loading your operating system and storing data</w:t>
                  </w:r>
                </w:p>
                <w:p w:rsidR="003379C9" w:rsidRPr="005C2244" w:rsidRDefault="003379C9" w:rsidP="003379C9">
                  <w:pPr>
                    <w:rPr>
                      <w:noProof/>
                      <w:sz w:val="28"/>
                      <w:szCs w:val="28"/>
                    </w:rPr>
                  </w:pPr>
                  <w:r w:rsidRPr="005C2244">
                    <w:rPr>
                      <w:noProof/>
                      <w:sz w:val="28"/>
                      <w:szCs w:val="28"/>
                    </w:rPr>
                    <w:t>- 5V/2.5A DC power input</w:t>
                  </w:r>
                </w:p>
                <w:p w:rsidR="003379C9" w:rsidRDefault="003379C9" w:rsidP="003379C9">
                  <w:pPr>
                    <w:rPr>
                      <w:noProof/>
                      <w:sz w:val="28"/>
                      <w:szCs w:val="28"/>
                    </w:rPr>
                  </w:pPr>
                  <w:r w:rsidRPr="005C2244">
                    <w:rPr>
                      <w:noProof/>
                      <w:sz w:val="28"/>
                      <w:szCs w:val="28"/>
                    </w:rPr>
                    <w:t>- Power-over-Ethernet (PoE) support (requires separate PoE HAT)</w:t>
                  </w:r>
                </w:p>
                <w:p w:rsidR="003379C9" w:rsidRDefault="003379C9" w:rsidP="003379C9">
                  <w:pPr>
                    <w:rPr>
                      <w:noProof/>
                      <w:sz w:val="28"/>
                      <w:szCs w:val="28"/>
                    </w:rPr>
                  </w:pPr>
                  <w:r w:rsidRPr="005C2244">
                    <w:rPr>
                      <w:noProof/>
                      <w:lang w:val="en-US"/>
                    </w:rPr>
                    <w:drawing>
                      <wp:inline distT="0" distB="0" distL="0" distR="0">
                        <wp:extent cx="3547110" cy="2259681"/>
                        <wp:effectExtent l="0" t="0" r="0" b="762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3555403" cy="2264964"/>
                                </a:xfrm>
                                <a:prstGeom prst="rect">
                                  <a:avLst/>
                                </a:prstGeom>
                              </pic:spPr>
                            </pic:pic>
                          </a:graphicData>
                        </a:graphic>
                      </wp:inline>
                    </w:drawing>
                  </w:r>
                </w:p>
                <w:p w:rsidR="00453D5B" w:rsidRPr="00EA06F7" w:rsidRDefault="00453D5B" w:rsidP="00453D5B">
                  <w:pPr>
                    <w:jc w:val="both"/>
                    <w:rPr>
                      <w:rFonts w:ascii="Cambria" w:hAnsi="Cambria"/>
                      <w:sz w:val="28"/>
                      <w:szCs w:val="28"/>
                      <w:lang w:val="en-US"/>
                    </w:rPr>
                  </w:pPr>
                </w:p>
                <w:p w:rsidR="00453D5B" w:rsidRDefault="00453D5B"/>
              </w:txbxContent>
            </v:textbox>
          </v:shape>
        </w:pict>
      </w:r>
      <w:r w:rsidR="00870E7E" w:rsidRPr="00870E7E">
        <w:rPr>
          <w:noProof/>
          <w:lang w:val="en-US"/>
        </w:rPr>
        <w:drawing>
          <wp:inline distT="0" distB="0" distL="0" distR="0">
            <wp:extent cx="7520940" cy="10690860"/>
            <wp:effectExtent l="0" t="0" r="3810" b="0"/>
            <wp:docPr id="4" name="Picture 8">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ED99CCE2-29B4-44D7-ACCF-3A95EF63B2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8">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ED99CCE2-29B4-44D7-ACCF-3A95EF63B2AC}"/>
                        </a:ext>
                      </a:extLst>
                    </pic:cNvPr>
                    <pic:cNvPicPr>
                      <a:picLocks noChangeAspect="1" noChangeArrowheads="1"/>
                    </pic:cNvPicPr>
                  </pic:nvPicPr>
                  <pic:blipFill>
                    <a:blip r:embed="rId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521300" cy="10691372"/>
                    </a:xfrm>
                    <a:prstGeom prst="rect">
                      <a:avLst/>
                    </a:prstGeom>
                    <a:noFill/>
                    <a:ln>
                      <a:noFill/>
                    </a:ln>
                  </pic:spPr>
                </pic:pic>
              </a:graphicData>
            </a:graphic>
          </wp:inline>
        </w:drawing>
      </w:r>
    </w:p>
    <w:p w:rsidR="00453D5B" w:rsidRDefault="00547E68" w:rsidP="00870E7E">
      <w:pPr>
        <w:ind w:left="-1418" w:right="-1440"/>
      </w:pPr>
      <w:r w:rsidRPr="00547E68">
        <w:rPr>
          <w:noProof/>
        </w:rPr>
        <w:lastRenderedPageBreak/>
        <w:pict>
          <v:shape id="Text Box 18" o:spid="_x0000_s1031" type="#_x0000_t202" style="position:absolute;left:0;text-align:left;margin-left:-33pt;margin-top:52.2pt;width:516pt;height:736.8pt;z-index:25166438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" fillcolor="white [3201]" strokecolor="white [3212]" strokeweight=".5pt">
            <v:textbox style="mso-next-textbox:#Text Box 18">
              <w:txbxContent>
                <w:p w:rsidR="00453D5B" w:rsidRPr="00EA06F7" w:rsidRDefault="00453D5B" w:rsidP="00453D5B">
                  <w:pPr>
                    <w:pStyle w:val="Heading3"/>
                    <w:shd w:val="clear" w:color="auto" w:fill="FFFFFF"/>
                    <w:spacing w:before="72" w:beforeAutospacing="0" w:after="0" w:afterAutospacing="0"/>
                    <w:jc w:val="both"/>
                    <w:rPr>
                      <w:rFonts w:ascii="Cambria" w:eastAsia="Microsoft YaHei" w:hAnsi="Cambria"/>
                      <w:color w:val="000000"/>
                      <w:sz w:val="28"/>
                      <w:szCs w:val="28"/>
                    </w:rPr>
                  </w:pPr>
                </w:p>
                <w:p w:rsidR="003379C9" w:rsidRPr="005C2244" w:rsidRDefault="003379C9" w:rsidP="003379C9">
                  <w:pPr>
                    <w:rPr>
                      <w:noProof/>
                      <w:sz w:val="28"/>
                      <w:szCs w:val="28"/>
                    </w:rPr>
                  </w:pPr>
                  <w:r w:rsidRPr="005C2244">
                    <w:rPr>
                      <w:noProof/>
                      <w:sz w:val="28"/>
                      <w:szCs w:val="28"/>
                    </w:rPr>
                    <w:t>- 4-pole stereo output and composite video port</w:t>
                  </w:r>
                </w:p>
                <w:p w:rsidR="003379C9" w:rsidRPr="005C2244" w:rsidRDefault="003379C9" w:rsidP="003379C9">
                  <w:pPr>
                    <w:rPr>
                      <w:noProof/>
                      <w:sz w:val="28"/>
                      <w:szCs w:val="28"/>
                    </w:rPr>
                  </w:pPr>
                  <w:r w:rsidRPr="005C2244">
                    <w:rPr>
                      <w:noProof/>
                      <w:sz w:val="28"/>
                      <w:szCs w:val="28"/>
                    </w:rPr>
                    <w:t>- Micro SD port for loading your operating system and storing data</w:t>
                  </w:r>
                </w:p>
                <w:p w:rsidR="003379C9" w:rsidRDefault="003379C9" w:rsidP="003379C9">
                  <w:pPr>
                    <w:rPr>
                      <w:noProof/>
                      <w:sz w:val="28"/>
                      <w:szCs w:val="28"/>
                    </w:rPr>
                  </w:pPr>
                  <w:r w:rsidRPr="005C2244">
                    <w:rPr>
                      <w:noProof/>
                      <w:sz w:val="28"/>
                      <w:szCs w:val="28"/>
                    </w:rPr>
                    <w:t>- 5V/2.5A DC power input</w:t>
                  </w:r>
                </w:p>
                <w:p w:rsidR="003379C9" w:rsidRDefault="003379C9" w:rsidP="003379C9">
                  <w:pPr>
                    <w:rPr>
                      <w:noProof/>
                      <w:sz w:val="28"/>
                      <w:szCs w:val="28"/>
                    </w:rPr>
                  </w:pPr>
                  <w:r w:rsidRPr="005C2244">
                    <w:rPr>
                      <w:noProof/>
                      <w:sz w:val="28"/>
                      <w:szCs w:val="28"/>
                    </w:rPr>
                    <w:t>- Power-over-Ethernet (PoE) support (requires separate PoE HAT)</w:t>
                  </w:r>
                </w:p>
                <w:p w:rsidR="00453D5B" w:rsidRDefault="003379C9">
                  <w:r w:rsidRPr="003379C9">
                    <w:drawing>
                      <wp:inline distT="0" distB="0" distL="0" distR="0">
                        <wp:extent cx="3547110" cy="2259681"/>
                        <wp:effectExtent l="0" t="0" r="0" b="7620"/>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3555403" cy="2264964"/>
                                </a:xfrm>
                                <a:prstGeom prst="rect">
                                  <a:avLst/>
                                </a:prstGeom>
                              </pic:spPr>
                            </pic:pic>
                          </a:graphicData>
                        </a:graphic>
                      </wp:inline>
                    </w:drawing>
                  </w:r>
                </w:p>
                <w:p w:rsidR="003379C9" w:rsidRPr="004311E1" w:rsidRDefault="003379C9" w:rsidP="003379C9">
                  <w:pPr>
                    <w:pStyle w:val="ListParagraph"/>
                    <w:numPr>
                      <w:ilvl w:val="0"/>
                      <w:numId w:val="11"/>
                    </w:numPr>
                    <w:spacing w:after="0" w:line="240" w:lineRule="auto"/>
                    <w:rPr>
                      <w:b/>
                      <w:bCs/>
                      <w:noProof/>
                      <w:sz w:val="28"/>
                      <w:szCs w:val="28"/>
                      <w:u w:val="single"/>
                    </w:rPr>
                  </w:pPr>
                  <w:r w:rsidRPr="005C2244">
                    <w:rPr>
                      <w:b/>
                      <w:bCs/>
                      <w:noProof/>
                      <w:sz w:val="28"/>
                      <w:szCs w:val="28"/>
                      <w:u w:val="single"/>
                    </w:rPr>
                    <w:t>MPU6050(Acclerometer and Gyro Sensor)</w:t>
                  </w:r>
                  <w:r w:rsidRPr="005C2244">
                    <w:rPr>
                      <w:b/>
                      <w:bCs/>
                      <w:noProof/>
                      <w:sz w:val="28"/>
                      <w:szCs w:val="28"/>
                    </w:rPr>
                    <w:t>:</w:t>
                  </w:r>
                </w:p>
                <w:p w:rsidR="003379C9" w:rsidRPr="004311E1" w:rsidRDefault="003379C9" w:rsidP="003379C9">
                  <w:pPr>
                    <w:pStyle w:val="ListParagraph"/>
                    <w:ind w:left="360"/>
                    <w:rPr>
                      <w:b/>
                      <w:bCs/>
                      <w:noProof/>
                      <w:sz w:val="28"/>
                      <w:szCs w:val="28"/>
                      <w:u w:val="single"/>
                    </w:rPr>
                  </w:pPr>
                </w:p>
                <w:p w:rsidR="003379C9" w:rsidRPr="0024049C" w:rsidRDefault="003379C9" w:rsidP="003379C9">
                  <w:pPr>
                    <w:rPr>
                      <w:noProof/>
                      <w:sz w:val="32"/>
                      <w:szCs w:val="32"/>
                    </w:rPr>
                  </w:pPr>
                  <w:r w:rsidRPr="0024049C">
                    <w:rPr>
                      <w:noProof/>
                      <w:sz w:val="32"/>
                      <w:szCs w:val="32"/>
                    </w:rPr>
                    <w:t>MPU6050 sensor module is complete 6-axis Motion Tracking Device. It combines 3-axis Gyroscope, 3-axis Accelerometer and Digital Motion Processor all in small package. Also, it has additional feature of on-chip Temperature sensor. It has I2C bus interface to communicate with the micro controllers or processors.</w:t>
                  </w:r>
                </w:p>
                <w:p w:rsidR="003379C9" w:rsidRPr="0024049C" w:rsidRDefault="003379C9" w:rsidP="003379C9">
                  <w:pPr>
                    <w:rPr>
                      <w:noProof/>
                      <w:sz w:val="32"/>
                      <w:szCs w:val="32"/>
                    </w:rPr>
                  </w:pPr>
                  <w:r w:rsidRPr="0024049C">
                    <w:rPr>
                      <w:noProof/>
                      <w:sz w:val="32"/>
                      <w:szCs w:val="32"/>
                    </w:rPr>
                    <w:t>It has Auxiliary I2C bus to communicate with other sensor devices like 3-axis Magnetometer, Pressure sensor etc.</w:t>
                  </w:r>
                </w:p>
                <w:p w:rsidR="003379C9" w:rsidRPr="0024049C" w:rsidRDefault="003379C9" w:rsidP="003379C9">
                  <w:pPr>
                    <w:rPr>
                      <w:noProof/>
                      <w:sz w:val="32"/>
                      <w:szCs w:val="32"/>
                    </w:rPr>
                  </w:pPr>
                  <w:r w:rsidRPr="0024049C">
                    <w:rPr>
                      <w:noProof/>
                      <w:sz w:val="32"/>
                      <w:szCs w:val="32"/>
                    </w:rPr>
                    <w:t>If 3-axis Magnetometer is connected to auxiliary I2C bus, then MPU6050 can provide complete 9-axis Motion Fusion output.</w:t>
                  </w:r>
                </w:p>
                <w:p w:rsidR="003379C9" w:rsidRPr="00EC45BB" w:rsidRDefault="003379C9" w:rsidP="003379C9">
                  <w:pPr>
                    <w:rPr>
                      <w:b/>
                      <w:bCs/>
                      <w:noProof/>
                      <w:sz w:val="32"/>
                      <w:szCs w:val="32"/>
                    </w:rPr>
                  </w:pPr>
                  <w:r w:rsidRPr="00EC45BB">
                    <w:rPr>
                      <w:b/>
                      <w:bCs/>
                      <w:noProof/>
                      <w:sz w:val="32"/>
                      <w:szCs w:val="32"/>
                    </w:rPr>
                    <w:t>3-Axis Gyroscope:</w:t>
                  </w:r>
                </w:p>
                <w:p w:rsidR="003379C9" w:rsidRPr="0024049C" w:rsidRDefault="003379C9" w:rsidP="003379C9">
                  <w:pPr>
                    <w:rPr>
                      <w:noProof/>
                      <w:sz w:val="32"/>
                      <w:szCs w:val="32"/>
                    </w:rPr>
                  </w:pPr>
                  <w:r w:rsidRPr="0024049C">
                    <w:rPr>
                      <w:noProof/>
                      <w:sz w:val="32"/>
                      <w:szCs w:val="32"/>
                    </w:rPr>
                    <w:t>The MPU6050 consist of 3-axis Gyroscope with</w:t>
                  </w:r>
                </w:p>
                <w:p w:rsidR="003379C9" w:rsidRPr="0024049C" w:rsidRDefault="003379C9" w:rsidP="003379C9">
                  <w:pPr>
                    <w:rPr>
                      <w:noProof/>
                      <w:sz w:val="32"/>
                      <w:szCs w:val="32"/>
                    </w:rPr>
                  </w:pPr>
                  <w:r w:rsidRPr="0024049C">
                    <w:rPr>
                      <w:noProof/>
                      <w:sz w:val="32"/>
                      <w:szCs w:val="32"/>
                    </w:rPr>
                    <w:t>Micro Electro Mechanical System(MEMS) technology.</w:t>
                  </w:r>
                </w:p>
                <w:p w:rsidR="003379C9" w:rsidRPr="0024049C" w:rsidRDefault="003379C9" w:rsidP="003379C9">
                  <w:pPr>
                    <w:rPr>
                      <w:noProof/>
                      <w:sz w:val="32"/>
                      <w:szCs w:val="32"/>
                    </w:rPr>
                  </w:pPr>
                  <w:r w:rsidRPr="0024049C">
                    <w:rPr>
                      <w:noProof/>
                      <w:sz w:val="32"/>
                      <w:szCs w:val="32"/>
                    </w:rPr>
                    <w:t xml:space="preserve"> It is used to detect rotational velocity along the X, Y, Z axes as shown in below fig.</w:t>
                  </w:r>
                </w:p>
              </w:txbxContent>
            </v:textbox>
          </v:shape>
        </w:pict>
      </w:r>
      <w:r w:rsidR="00453D5B" w:rsidRPr="00870E7E">
        <w:rPr>
          <w:noProof/>
          <w:lang w:val="en-US"/>
        </w:rPr>
        <w:drawing>
          <wp:inline distT="0" distB="0" distL="0" distR="0">
            <wp:extent cx="7528560" cy="10690860"/>
            <wp:effectExtent l="0" t="0" r="0" b="0"/>
            <wp:docPr id="17" name="Picture 8">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ED99CCE2-29B4-44D7-ACCF-3A95EF63B2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8">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ED99CCE2-29B4-44D7-ACCF-3A95EF63B2AC}"/>
                        </a:ext>
                      </a:extLst>
                    </pic:cNvPr>
                    <pic:cNvPicPr>
                      <a:picLocks noChangeAspect="1" noChangeArrowheads="1"/>
                    </pic:cNvPicPr>
                  </pic:nvPicPr>
                  <pic:blipFill>
                    <a:blip r:embed="rId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528721" cy="10691089"/>
                    </a:xfrm>
                    <a:prstGeom prst="rect">
                      <a:avLst/>
                    </a:prstGeom>
                    <a:noFill/>
                    <a:ln>
                      <a:noFill/>
                    </a:ln>
                  </pic:spPr>
                </pic:pic>
              </a:graphicData>
            </a:graphic>
          </wp:inline>
        </w:drawing>
      </w:r>
    </w:p>
    <w:p w:rsidR="00453D5B" w:rsidRDefault="00547E68" w:rsidP="00870E7E">
      <w:pPr>
        <w:ind w:left="-1418" w:right="-1440"/>
      </w:pPr>
      <w:r w:rsidRPr="00547E68">
        <w:rPr>
          <w:noProof/>
        </w:rPr>
        <w:lastRenderedPageBreak/>
        <w:pict>
          <v:shape id="Text Box 20" o:spid="_x0000_s1032" type="#_x0000_t202" style="position:absolute;left:0;text-align:left;margin-left:-31.2pt;margin-top:49.8pt;width:512.4pt;height:738pt;z-index:25166540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" fillcolor="white [3201]" strokecolor="white [3212]" strokeweight=".5pt">
            <v:textbox>
              <w:txbxContent>
                <w:p w:rsidR="003379C9" w:rsidRPr="00EC45BB" w:rsidRDefault="003379C9" w:rsidP="003379C9">
                  <w:pPr>
                    <w:rPr>
                      <w:b/>
                      <w:bCs/>
                      <w:noProof/>
                      <w:sz w:val="32"/>
                      <w:szCs w:val="32"/>
                    </w:rPr>
                  </w:pPr>
                  <w:r w:rsidRPr="00EC45BB">
                    <w:rPr>
                      <w:b/>
                      <w:bCs/>
                      <w:noProof/>
                      <w:sz w:val="32"/>
                      <w:szCs w:val="32"/>
                    </w:rPr>
                    <w:t>3-Axis Accelerometer:</w:t>
                  </w:r>
                </w:p>
                <w:p w:rsidR="003379C9" w:rsidRDefault="003379C9" w:rsidP="003379C9">
                  <w:pPr>
                    <w:shd w:val="clear" w:color="auto" w:fill="FFFFFF"/>
                    <w:spacing w:after="120" w:line="240" w:lineRule="auto"/>
                    <w:jc w:val="both"/>
                    <w:rPr>
                      <w:noProof/>
                      <w:sz w:val="32"/>
                      <w:szCs w:val="32"/>
                    </w:rPr>
                  </w:pPr>
                  <w:r>
                    <w:rPr>
                      <w:noProof/>
                      <w:lang w:val="en-US"/>
                    </w:rPr>
                    <w:drawing>
                      <wp:inline distT="0" distB="0" distL="0" distR="0">
                        <wp:extent cx="1662430" cy="1392555"/>
                        <wp:effectExtent l="0" t="0" r="0" b="0"/>
                        <wp:docPr id="2063"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62430" cy="1392555"/>
                                </a:xfrm>
                                <a:prstGeom prst="rect">
                                  <a:avLst/>
                                </a:prstGeom>
                              </pic:spPr>
                            </pic:pic>
                          </a:graphicData>
                        </a:graphic>
                      </wp:inline>
                    </w:drawing>
                  </w:r>
                  <w:r>
                    <w:rPr>
                      <w:noProof/>
                      <w:lang w:val="en-US"/>
                    </w:rPr>
                    <w:drawing>
                      <wp:inline distT="0" distB="0" distL="0" distR="0">
                        <wp:extent cx="1924007" cy="1672267"/>
                        <wp:effectExtent l="0" t="0" r="0" b="0"/>
                        <wp:docPr id="2064" name="Picture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24426" cy="1672631"/>
                                </a:xfrm>
                                <a:prstGeom prst="rect">
                                  <a:avLst/>
                                </a:prstGeom>
                              </pic:spPr>
                            </pic:pic>
                          </a:graphicData>
                        </a:graphic>
                      </wp:inline>
                    </w:drawing>
                  </w:r>
                </w:p>
                <w:p w:rsidR="003379C9" w:rsidRDefault="003379C9" w:rsidP="003379C9">
                  <w:pPr>
                    <w:shd w:val="clear" w:color="auto" w:fill="FFFFFF"/>
                    <w:spacing w:after="120" w:line="240" w:lineRule="auto"/>
                    <w:jc w:val="both"/>
                    <w:rPr>
                      <w:rFonts w:ascii="Cambria" w:eastAsia="Times New Roman" w:hAnsi="Cambria" w:cs="Arial"/>
                      <w:b/>
                      <w:bCs/>
                      <w:color w:val="333333"/>
                      <w:sz w:val="28"/>
                      <w:szCs w:val="28"/>
                      <w:u w:val="single"/>
                      <w:lang w:eastAsia="en-IN"/>
                    </w:rPr>
                  </w:pPr>
                  <w:r w:rsidRPr="0024049C">
                    <w:rPr>
                      <w:noProof/>
                      <w:sz w:val="32"/>
                      <w:szCs w:val="32"/>
                    </w:rPr>
                    <w:t>MPU6050 consist 3-axis Accelerometer with Micro Electro Mechanical (MEMs) technology. It used to detect angle of tilt or</w:t>
                  </w:r>
                  <w:r w:rsidRPr="003379C9">
                    <w:rPr>
                      <w:noProof/>
                      <w:sz w:val="32"/>
                      <w:szCs w:val="32"/>
                    </w:rPr>
                    <w:t xml:space="preserve"> </w:t>
                  </w:r>
                  <w:r w:rsidRPr="0024049C">
                    <w:rPr>
                      <w:noProof/>
                      <w:sz w:val="32"/>
                      <w:szCs w:val="32"/>
                    </w:rPr>
                    <w:t>inclination along the X, Y and Z axes as shown in below figure.</w:t>
                  </w:r>
                </w:p>
                <w:p w:rsidR="003379C9" w:rsidRPr="00EC45BB" w:rsidRDefault="003379C9" w:rsidP="003379C9">
                  <w:pPr>
                    <w:rPr>
                      <w:b/>
                      <w:bCs/>
                      <w:noProof/>
                      <w:sz w:val="32"/>
                      <w:szCs w:val="32"/>
                    </w:rPr>
                  </w:pPr>
                  <w:r w:rsidRPr="00EC45BB">
                    <w:rPr>
                      <w:b/>
                      <w:bCs/>
                      <w:noProof/>
                      <w:sz w:val="32"/>
                      <w:szCs w:val="32"/>
                    </w:rPr>
                    <w:t>Calculations:</w:t>
                  </w:r>
                </w:p>
                <w:p w:rsidR="003379C9" w:rsidRPr="0024049C" w:rsidRDefault="003379C9" w:rsidP="003379C9">
                  <w:pPr>
                    <w:rPr>
                      <w:noProof/>
                      <w:sz w:val="32"/>
                      <w:szCs w:val="32"/>
                    </w:rPr>
                  </w:pPr>
                  <w:r w:rsidRPr="0024049C">
                    <w:rPr>
                      <w:noProof/>
                      <w:sz w:val="32"/>
                      <w:szCs w:val="32"/>
                    </w:rPr>
                    <w:t xml:space="preserve"> Gyroscope and accelerometer sensor data of MPU6050 module consists of 16-bit raw data in 2’s complement form.</w:t>
                  </w:r>
                </w:p>
                <w:p w:rsidR="003379C9" w:rsidRPr="0024049C" w:rsidRDefault="003379C9" w:rsidP="003379C9">
                  <w:pPr>
                    <w:rPr>
                      <w:noProof/>
                      <w:sz w:val="32"/>
                      <w:szCs w:val="32"/>
                    </w:rPr>
                  </w:pPr>
                  <w:r w:rsidRPr="0024049C">
                    <w:rPr>
                      <w:noProof/>
                      <w:sz w:val="32"/>
                      <w:szCs w:val="32"/>
                    </w:rPr>
                    <w:t>Temperature sensor data of MPU6050 module consists of 16-bit data (not in 2’s complement form).</w:t>
                  </w:r>
                </w:p>
                <w:p w:rsidR="003379C9" w:rsidRPr="0024049C" w:rsidRDefault="003379C9" w:rsidP="003379C9">
                  <w:pPr>
                    <w:rPr>
                      <w:noProof/>
                      <w:sz w:val="32"/>
                      <w:szCs w:val="32"/>
                    </w:rPr>
                  </w:pPr>
                  <w:r w:rsidRPr="0024049C">
                    <w:rPr>
                      <w:noProof/>
                      <w:sz w:val="32"/>
                      <w:szCs w:val="32"/>
                    </w:rPr>
                    <w:t>Now suppose we have selected,</w:t>
                  </w:r>
                </w:p>
                <w:p w:rsidR="003379C9" w:rsidRPr="0024049C" w:rsidRDefault="003379C9" w:rsidP="003379C9">
                  <w:pPr>
                    <w:rPr>
                      <w:noProof/>
                      <w:sz w:val="32"/>
                      <w:szCs w:val="32"/>
                    </w:rPr>
                  </w:pPr>
                  <w:r w:rsidRPr="0024049C">
                    <w:rPr>
                      <w:noProof/>
                      <w:sz w:val="32"/>
                      <w:szCs w:val="32"/>
                    </w:rPr>
                    <w:t>-  Accelerometer full scale range of +/- 2g with Sensitivity Scale Factor of 16,384 LSB(Count)/g.</w:t>
                  </w:r>
                </w:p>
                <w:p w:rsidR="003379C9" w:rsidRPr="0024049C" w:rsidRDefault="003379C9" w:rsidP="003379C9">
                  <w:pPr>
                    <w:rPr>
                      <w:noProof/>
                      <w:sz w:val="32"/>
                      <w:szCs w:val="32"/>
                    </w:rPr>
                  </w:pPr>
                  <w:r w:rsidRPr="0024049C">
                    <w:rPr>
                      <w:noProof/>
                      <w:sz w:val="32"/>
                      <w:szCs w:val="32"/>
                    </w:rPr>
                    <w:t>-  Gyroscope full scale range of +/- 250 °/s with Sensitivity Scale Factor of 131 LSB (Count)/°/s.</w:t>
                  </w:r>
                </w:p>
                <w:p w:rsidR="003379C9" w:rsidRPr="0024049C" w:rsidRDefault="003379C9" w:rsidP="003379C9">
                  <w:pPr>
                    <w:rPr>
                      <w:noProof/>
                      <w:sz w:val="32"/>
                      <w:szCs w:val="32"/>
                    </w:rPr>
                  </w:pPr>
                  <w:r w:rsidRPr="0024049C">
                    <w:rPr>
                      <w:noProof/>
                      <w:sz w:val="32"/>
                      <w:szCs w:val="32"/>
                    </w:rPr>
                    <w:t>then,</w:t>
                  </w:r>
                </w:p>
                <w:p w:rsidR="003379C9" w:rsidRPr="0024049C" w:rsidRDefault="003379C9" w:rsidP="003379C9">
                  <w:pPr>
                    <w:rPr>
                      <w:noProof/>
                      <w:sz w:val="32"/>
                      <w:szCs w:val="32"/>
                    </w:rPr>
                  </w:pPr>
                  <w:r w:rsidRPr="0024049C">
                    <w:rPr>
                      <w:noProof/>
                      <w:sz w:val="32"/>
                      <w:szCs w:val="32"/>
                    </w:rPr>
                    <w:t>To get sensor raw data, we need to first perform 2’s complement on sensor data of Accelerometer and gyroscope.</w:t>
                  </w:r>
                </w:p>
                <w:p w:rsidR="003379C9" w:rsidRPr="0024049C" w:rsidRDefault="003379C9" w:rsidP="003379C9">
                  <w:pPr>
                    <w:rPr>
                      <w:noProof/>
                      <w:sz w:val="32"/>
                      <w:szCs w:val="32"/>
                    </w:rPr>
                  </w:pPr>
                  <w:r w:rsidRPr="0024049C">
                    <w:rPr>
                      <w:noProof/>
                      <w:sz w:val="32"/>
                      <w:szCs w:val="32"/>
                    </w:rPr>
                    <w:t>After getting sensor raw data we can calculate acceleration and angular velocity by dividing sensor raw data with their sensitivity scale factor as follows,</w:t>
                  </w:r>
                </w:p>
                <w:p w:rsidR="003379C9" w:rsidRDefault="003379C9" w:rsidP="003379C9">
                  <w:pPr>
                    <w:rPr>
                      <w:noProof/>
                      <w:sz w:val="32"/>
                      <w:szCs w:val="32"/>
                    </w:rPr>
                  </w:pPr>
                  <w:r w:rsidRPr="0024049C">
                    <w:rPr>
                      <w:noProof/>
                      <w:sz w:val="32"/>
                      <w:szCs w:val="32"/>
                    </w:rPr>
                    <w:t>Accelerometer values in g (g force):</w:t>
                  </w:r>
                </w:p>
                <w:p w:rsidR="003379C9" w:rsidRPr="0024049C" w:rsidRDefault="003379C9" w:rsidP="003379C9">
                  <w:pPr>
                    <w:jc w:val="both"/>
                    <w:rPr>
                      <w:noProof/>
                      <w:sz w:val="32"/>
                      <w:szCs w:val="32"/>
                    </w:rPr>
                  </w:pPr>
                  <w:r w:rsidRPr="0024049C">
                    <w:rPr>
                      <w:noProof/>
                      <w:sz w:val="32"/>
                      <w:szCs w:val="32"/>
                    </w:rPr>
                    <w:t>Acceleration along the X axis = (Accelerometer X axis raw data/16384) g.</w:t>
                  </w:r>
                </w:p>
                <w:p w:rsidR="00453D5B" w:rsidRDefault="003379C9">
                  <w:r w:rsidRPr="0024049C">
                    <w:rPr>
                      <w:noProof/>
                      <w:sz w:val="32"/>
                      <w:szCs w:val="32"/>
                    </w:rPr>
                    <w:t>Acceleration along the Y axis = (Accelerometer Y axis raw data/16384) g.</w:t>
                  </w:r>
                  <w:r w:rsidR="007122F1">
                    <w:rPr>
                      <w:noProof/>
                      <w:sz w:val="32"/>
                      <w:szCs w:val="32"/>
                    </w:rPr>
                    <w:t xml:space="preserve">                   </w:t>
                  </w:r>
                </w:p>
              </w:txbxContent>
            </v:textbox>
          </v:shape>
        </w:pict>
      </w:r>
      <w:r w:rsidR="00453D5B" w:rsidRPr="00870E7E">
        <w:rPr>
          <w:noProof/>
          <w:lang w:val="en-US"/>
        </w:rPr>
        <w:drawing>
          <wp:inline distT="0" distB="0" distL="0" distR="0">
            <wp:extent cx="7520940" cy="10675620"/>
            <wp:effectExtent l="0" t="0" r="3810" b="0"/>
            <wp:docPr id="19" name="Picture 8">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ED99CCE2-29B4-44D7-ACCF-3A95EF63B2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8">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ED99CCE2-29B4-44D7-ACCF-3A95EF63B2AC}"/>
                        </a:ext>
                      </a:extLst>
                    </pic:cNvPr>
                    <pic:cNvPicPr>
                      <a:picLocks noChangeAspect="1" noChangeArrowheads="1"/>
                    </pic:cNvPicPr>
                  </pic:nvPicPr>
                  <pic:blipFill>
                    <a:blip r:embed="rId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521112" cy="10675864"/>
                    </a:xfrm>
                    <a:prstGeom prst="rect">
                      <a:avLst/>
                    </a:prstGeom>
                    <a:noFill/>
                    <a:ln>
                      <a:noFill/>
                    </a:ln>
                  </pic:spPr>
                </pic:pic>
              </a:graphicData>
            </a:graphic>
          </wp:inline>
        </w:drawing>
      </w:r>
    </w:p>
    <w:p w:rsidR="00453D5B" w:rsidRDefault="00547E68" w:rsidP="00870E7E">
      <w:pPr>
        <w:ind w:left="-1418" w:right="-1440"/>
      </w:pPr>
      <w:r w:rsidRPr="00547E68">
        <w:rPr>
          <w:noProof/>
        </w:rPr>
        <w:lastRenderedPageBreak/>
        <w:pict>
          <v:shape id="Text Box 30" o:spid="_x0000_s1033" type="#_x0000_t202" style="position:absolute;left:0;text-align:left;margin-left:-29.4pt;margin-top:54.6pt;width:513pt;height:737.4pt;z-index:251666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" fillcolor="white [3201]" strokecolor="white [3212]" strokeweight=".5pt">
            <v:textbox>
              <w:txbxContent>
                <w:p w:rsidR="003379C9" w:rsidRPr="0024049C" w:rsidRDefault="003379C9" w:rsidP="003379C9">
                  <w:pPr>
                    <w:rPr>
                      <w:noProof/>
                      <w:sz w:val="32"/>
                      <w:szCs w:val="32"/>
                    </w:rPr>
                  </w:pPr>
                  <w:r w:rsidRPr="0024049C">
                    <w:rPr>
                      <w:noProof/>
                      <w:sz w:val="32"/>
                      <w:szCs w:val="32"/>
                    </w:rPr>
                    <w:t>Acceleration along the Z axis = (Accelerometer Z axis raw data/16384) g.</w:t>
                  </w:r>
                </w:p>
                <w:p w:rsidR="003379C9" w:rsidRPr="0024049C" w:rsidRDefault="007122F1" w:rsidP="003379C9">
                  <w:pPr>
                    <w:rPr>
                      <w:noProof/>
                      <w:sz w:val="32"/>
                      <w:szCs w:val="32"/>
                    </w:rPr>
                  </w:pPr>
                  <w:r>
                    <w:rPr>
                      <w:noProof/>
                      <w:sz w:val="32"/>
                      <w:szCs w:val="32"/>
                    </w:rPr>
                    <w:t>g</w:t>
                  </w:r>
                  <w:r w:rsidR="003379C9" w:rsidRPr="0024049C">
                    <w:rPr>
                      <w:noProof/>
                      <w:sz w:val="32"/>
                      <w:szCs w:val="32"/>
                    </w:rPr>
                    <w:t>yroscope values in °/s (degree per second):</w:t>
                  </w:r>
                </w:p>
                <w:p w:rsidR="003379C9" w:rsidRPr="0024049C" w:rsidRDefault="003379C9" w:rsidP="003379C9">
                  <w:pPr>
                    <w:rPr>
                      <w:noProof/>
                      <w:sz w:val="32"/>
                      <w:szCs w:val="32"/>
                    </w:rPr>
                  </w:pPr>
                  <w:r w:rsidRPr="0024049C">
                    <w:rPr>
                      <w:noProof/>
                      <w:sz w:val="32"/>
                      <w:szCs w:val="32"/>
                    </w:rPr>
                    <w:t>Angular velocity along the X axis = (Gyroscope X axis raw data/131) °/s.</w:t>
                  </w:r>
                </w:p>
                <w:p w:rsidR="003379C9" w:rsidRPr="0024049C" w:rsidRDefault="003379C9" w:rsidP="003379C9">
                  <w:pPr>
                    <w:rPr>
                      <w:noProof/>
                      <w:sz w:val="32"/>
                      <w:szCs w:val="32"/>
                    </w:rPr>
                  </w:pPr>
                  <w:r w:rsidRPr="0024049C">
                    <w:rPr>
                      <w:noProof/>
                      <w:sz w:val="32"/>
                      <w:szCs w:val="32"/>
                    </w:rPr>
                    <w:t>Angular velocity along the Y axis = (Gyroscope Y axis raw data/131) °/s.</w:t>
                  </w:r>
                </w:p>
                <w:p w:rsidR="003379C9" w:rsidRPr="0024049C" w:rsidRDefault="003379C9" w:rsidP="003379C9">
                  <w:pPr>
                    <w:rPr>
                      <w:noProof/>
                      <w:sz w:val="32"/>
                      <w:szCs w:val="32"/>
                    </w:rPr>
                  </w:pPr>
                  <w:r w:rsidRPr="0024049C">
                    <w:rPr>
                      <w:noProof/>
                      <w:sz w:val="32"/>
                      <w:szCs w:val="32"/>
                    </w:rPr>
                    <w:t>Angular velocity along the Z axis = (Gyroscope Z axis raw data/131) °/s</w:t>
                  </w:r>
                </w:p>
                <w:p w:rsidR="007122F1" w:rsidRPr="00292ABB" w:rsidRDefault="007122F1" w:rsidP="007122F1">
                  <w:pPr>
                    <w:pStyle w:val="Heading3"/>
                    <w:rPr>
                      <w:color w:val="000000" w:themeColor="text1"/>
                      <w:sz w:val="28"/>
                      <w:szCs w:val="28"/>
                    </w:rPr>
                  </w:pPr>
                  <w:r w:rsidRPr="00292ABB">
                    <w:rPr>
                      <w:color w:val="000000" w:themeColor="text1"/>
                      <w:sz w:val="28"/>
                      <w:szCs w:val="28"/>
                    </w:rPr>
                    <w:t>ULTRASONIC SENSOR:</w:t>
                  </w:r>
                </w:p>
                <w:p w:rsidR="007122F1" w:rsidRDefault="007122F1" w:rsidP="007122F1">
                  <w:pPr>
                    <w:pStyle w:val="Heading3"/>
                  </w:pPr>
                  <w:r>
                    <w:t>HC-SR04 Sensor Features</w:t>
                  </w:r>
                </w:p>
                <w:p w:rsidR="007122F1" w:rsidRDefault="007122F1" w:rsidP="007122F1">
                  <w:pPr>
                    <w:numPr>
                      <w:ilvl w:val="0"/>
                      <w:numId w:val="13"/>
                    </w:numPr>
                    <w:spacing w:before="100" w:beforeAutospacing="1" w:after="100" w:afterAutospacing="1" w:line="240" w:lineRule="auto"/>
                  </w:pPr>
                  <w:r>
                    <w:t>Operating voltage: +5V</w:t>
                  </w:r>
                </w:p>
                <w:p w:rsidR="007122F1" w:rsidRDefault="007122F1" w:rsidP="007122F1">
                  <w:pPr>
                    <w:numPr>
                      <w:ilvl w:val="0"/>
                      <w:numId w:val="13"/>
                    </w:numPr>
                    <w:spacing w:before="100" w:beforeAutospacing="1" w:after="100" w:afterAutospacing="1" w:line="240" w:lineRule="auto"/>
                  </w:pPr>
                  <w:r>
                    <w:t>Theoretical  Measuring Distance: 2cm to 450cm</w:t>
                  </w:r>
                </w:p>
                <w:p w:rsidR="007122F1" w:rsidRDefault="007122F1" w:rsidP="007122F1">
                  <w:pPr>
                    <w:numPr>
                      <w:ilvl w:val="0"/>
                      <w:numId w:val="13"/>
                    </w:numPr>
                    <w:spacing w:before="100" w:beforeAutospacing="1" w:after="100" w:afterAutospacing="1" w:line="240" w:lineRule="auto"/>
                  </w:pPr>
                  <w:r>
                    <w:t>Practical Measuring Distance: 2cm to 80cm</w:t>
                  </w:r>
                </w:p>
                <w:p w:rsidR="007122F1" w:rsidRDefault="007122F1" w:rsidP="007122F1">
                  <w:pPr>
                    <w:numPr>
                      <w:ilvl w:val="0"/>
                      <w:numId w:val="13"/>
                    </w:numPr>
                    <w:spacing w:before="100" w:beforeAutospacing="1" w:after="100" w:afterAutospacing="1" w:line="240" w:lineRule="auto"/>
                  </w:pPr>
                  <w:r>
                    <w:t>Accuracy: 3mm</w:t>
                  </w:r>
                </w:p>
                <w:p w:rsidR="007122F1" w:rsidRDefault="007122F1" w:rsidP="007122F1">
                  <w:pPr>
                    <w:numPr>
                      <w:ilvl w:val="0"/>
                      <w:numId w:val="13"/>
                    </w:numPr>
                    <w:spacing w:before="100" w:beforeAutospacing="1" w:after="100" w:afterAutospacing="1" w:line="240" w:lineRule="auto"/>
                  </w:pPr>
                  <w:r>
                    <w:t>Measuring angle covered: &lt;15°</w:t>
                  </w:r>
                </w:p>
                <w:p w:rsidR="007122F1" w:rsidRDefault="007122F1" w:rsidP="007122F1">
                  <w:pPr>
                    <w:numPr>
                      <w:ilvl w:val="0"/>
                      <w:numId w:val="13"/>
                    </w:numPr>
                    <w:spacing w:before="100" w:beforeAutospacing="1" w:after="100" w:afterAutospacing="1" w:line="240" w:lineRule="auto"/>
                  </w:pPr>
                  <w:r>
                    <w:t>Operating Current: &lt;15mA</w:t>
                  </w:r>
                </w:p>
                <w:p w:rsidR="007122F1" w:rsidRDefault="007122F1" w:rsidP="007122F1">
                  <w:pPr>
                    <w:numPr>
                      <w:ilvl w:val="0"/>
                      <w:numId w:val="13"/>
                    </w:numPr>
                    <w:spacing w:before="100" w:beforeAutospacing="1" w:after="100" w:afterAutospacing="1" w:line="240" w:lineRule="auto"/>
                  </w:pPr>
                  <w:r>
                    <w:t>Operating Frequency: 40Hz</w:t>
                  </w:r>
                </w:p>
                <w:p w:rsidR="007122F1" w:rsidRPr="007122F1" w:rsidRDefault="007122F1" w:rsidP="007122F1">
                  <w:pPr>
                    <w:pStyle w:val="NormalWeb"/>
                    <w:rPr>
                      <w:b/>
                    </w:rPr>
                  </w:pPr>
                  <w:r w:rsidRPr="007122F1">
                    <w:rPr>
                      <w:b/>
                    </w:rPr>
                    <w:t>Equivalent distance measuring Sensors</w:t>
                  </w:r>
                  <w:r>
                    <w:rPr>
                      <w:b/>
                    </w:rPr>
                    <w:t>:</w:t>
                  </w:r>
                </w:p>
                <w:p w:rsidR="007122F1" w:rsidRDefault="007122F1" w:rsidP="007122F1">
                  <w:pPr>
                    <w:pStyle w:val="NormalWeb"/>
                  </w:pPr>
                  <w:r>
                    <w:t xml:space="preserve">US transmitter Receiver pair, IR sensor module, IR sensor pair, IR </w:t>
                  </w:r>
                  <w:proofErr w:type="spellStart"/>
                  <w:r>
                    <w:t>Analog</w:t>
                  </w:r>
                  <w:proofErr w:type="spellEnd"/>
                  <w:r>
                    <w:t xml:space="preserve"> distance sensor,</w:t>
                  </w:r>
                </w:p>
                <w:p w:rsidR="007122F1" w:rsidRDefault="007122F1" w:rsidP="007122F1">
                  <w:pPr>
                    <w:pStyle w:val="Heading3"/>
                    <w:rPr>
                      <w:ins w:id="0" w:author="Unknown"/>
                    </w:rPr>
                  </w:pPr>
                  <w:ins w:id="1" w:author="Unknown">
                    <w:r>
                      <w:t>HC-SR04 Ultrasonic Sensor - Working</w:t>
                    </w:r>
                  </w:ins>
                </w:p>
                <w:p w:rsidR="007122F1" w:rsidRDefault="007122F1" w:rsidP="007122F1">
                  <w:pPr>
                    <w:pStyle w:val="NormalWeb"/>
                    <w:rPr>
                      <w:ins w:id="2" w:author="Unknown"/>
                    </w:rPr>
                  </w:pPr>
                  <w:ins w:id="3" w:author="Unknown">
                    <w:r>
                      <w:t xml:space="preserve">As shown above the </w:t>
                    </w:r>
                    <w:r>
                      <w:rPr>
                        <w:rStyle w:val="Strong"/>
                      </w:rPr>
                      <w:t>HC-SR04 Ultrasonic (US) sensor</w:t>
                    </w:r>
                    <w:r>
                      <w:t xml:space="preserve"> is a 4 pin module, whose pin names are </w:t>
                    </w:r>
                    <w:proofErr w:type="spellStart"/>
                    <w:r>
                      <w:t>Vcc</w:t>
                    </w:r>
                    <w:proofErr w:type="spellEnd"/>
                    <w:r>
                      <w:t>, Trigger, Echo and Ground respectively. This sensor is a very popular sensor used in many applications where measuring distance or sensing objects are required. The module has two eyes like projects in the front which forms the Ultrasonic transmitter and Receiver. The sensor works with the simple high school formula that</w:t>
                    </w:r>
                  </w:ins>
                </w:p>
                <w:p w:rsidR="007122F1" w:rsidRDefault="007122F1" w:rsidP="007122F1">
                  <w:pPr>
                    <w:pStyle w:val="NormalWeb"/>
                    <w:jc w:val="center"/>
                    <w:rPr>
                      <w:ins w:id="4" w:author="Unknown"/>
                    </w:rPr>
                  </w:pPr>
                  <w:ins w:id="5" w:author="Unknown">
                    <w:r>
                      <w:rPr>
                        <w:b/>
                        <w:bCs/>
                      </w:rPr>
                      <w:t>Distance = Speed × Time</w:t>
                    </w:r>
                  </w:ins>
                </w:p>
                <w:p w:rsidR="007122F1" w:rsidRDefault="007122F1" w:rsidP="007122F1">
                  <w:pPr>
                    <w:pStyle w:val="NormalWeb"/>
                    <w:rPr>
                      <w:ins w:id="6" w:author="Unknown"/>
                    </w:rPr>
                  </w:pPr>
                  <w:ins w:id="7" w:author="Unknown">
                    <w:r>
                      <w:t>The Ultrasonic transmitter transmits an ultrasonic wave, this wave travels in air and when it gets objected by any material it gets reflected back toward the sensor this reflected wave is observed by the Ultrasonic receiver module as shown in the picture below</w:t>
                    </w:r>
                  </w:ins>
                </w:p>
                <w:p w:rsidR="007122F1" w:rsidRDefault="007122F1" w:rsidP="007122F1">
                  <w:pPr>
                    <w:pStyle w:val="NormalWeb"/>
                  </w:pPr>
                  <w:r w:rsidRPr="007122F1">
                    <w:drawing>
                      <wp:inline distT="0" distB="0" distL="0" distR="0">
                        <wp:extent cx="4589812" cy="1647825"/>
                        <wp:effectExtent l="19050" t="0" r="1238" b="0"/>
                        <wp:docPr id="2066" name="Picture 41" descr="Ultrasonic Sensor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Ultrasonic Sensor Working"/>
                                <pic:cNvPicPr>
                                  <a:picLocks noChangeAspect="1" noChangeArrowheads="1"/>
                                </pic:cNvPicPr>
                              </pic:nvPicPr>
                              <pic:blipFill>
                                <a:blip r:embed="rId21"/>
                                <a:srcRect/>
                                <a:stretch>
                                  <a:fillRect/>
                                </a:stretch>
                              </pic:blipFill>
                              <pic:spPr bwMode="auto">
                                <a:xfrm>
                                  <a:off x="0" y="0"/>
                                  <a:ext cx="4599349" cy="1651249"/>
                                </a:xfrm>
                                <a:prstGeom prst="rect">
                                  <a:avLst/>
                                </a:prstGeom>
                                <a:noFill/>
                                <a:ln w="9525">
                                  <a:noFill/>
                                  <a:miter lim="800000"/>
                                  <a:headEnd/>
                                  <a:tailEnd/>
                                </a:ln>
                              </pic:spPr>
                            </pic:pic>
                          </a:graphicData>
                        </a:graphic>
                      </wp:inline>
                    </w:drawing>
                  </w:r>
                </w:p>
                <w:p w:rsidR="007122F1" w:rsidRDefault="007122F1" w:rsidP="007122F1">
                  <w:pPr>
                    <w:pStyle w:val="NormalWeb"/>
                  </w:pPr>
                  <w:r>
                    <w:t> </w:t>
                  </w:r>
                </w:p>
                <w:p w:rsidR="003379C9" w:rsidRPr="0074551F" w:rsidRDefault="003379C9" w:rsidP="003379C9">
                  <w:pPr>
                    <w:rPr>
                      <w:noProof/>
                      <w:sz w:val="32"/>
                      <w:szCs w:val="32"/>
                    </w:rPr>
                  </w:pPr>
                </w:p>
                <w:p w:rsidR="004F343E" w:rsidRDefault="004F343E"/>
              </w:txbxContent>
            </v:textbox>
          </v:shape>
        </w:pict>
      </w:r>
      <w:r w:rsidR="00453D5B" w:rsidRPr="00870E7E">
        <w:rPr>
          <w:noProof/>
          <w:lang w:val="en-US"/>
        </w:rPr>
        <w:drawing>
          <wp:inline distT="0" distB="0" distL="0" distR="0">
            <wp:extent cx="7528560" cy="10706100"/>
            <wp:effectExtent l="0" t="0" r="0" b="0"/>
            <wp:docPr id="21" name="Picture 8">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ED99CCE2-29B4-44D7-ACCF-3A95EF63B2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8">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ED99CCE2-29B4-44D7-ACCF-3A95EF63B2AC}"/>
                        </a:ext>
                      </a:extLst>
                    </pic:cNvPr>
                    <pic:cNvPicPr>
                      <a:picLocks noChangeAspect="1" noChangeArrowheads="1"/>
                    </pic:cNvPicPr>
                  </pic:nvPicPr>
                  <pic:blipFill>
                    <a:blip r:embed="rId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529140" cy="10706925"/>
                    </a:xfrm>
                    <a:prstGeom prst="rect">
                      <a:avLst/>
                    </a:prstGeom>
                    <a:noFill/>
                    <a:ln>
                      <a:noFill/>
                    </a:ln>
                  </pic:spPr>
                </pic:pic>
              </a:graphicData>
            </a:graphic>
          </wp:inline>
        </w:drawing>
      </w:r>
    </w:p>
    <w:p w:rsidR="00453D5B" w:rsidRDefault="007122F1" w:rsidP="00870E7E">
      <w:pPr>
        <w:ind w:left="-1418" w:right="-1440"/>
      </w:pPr>
      <w:r>
        <w:rPr>
          <w:noProof/>
          <w:lang w:val="en-US"/>
        </w:rPr>
        <w:lastRenderedPageBreak/>
        <w:pict>
          <v:shape id="_x0000_s1039" type="#_x0000_t202" style="position:absolute;left:0;text-align:left;margin-left:-28.5pt;margin-top:52.5pt;width:513pt;height:735.75pt;z-index:251669504" strokecolor="white [3212]">
            <v:textbox>
              <w:txbxContent>
                <w:p w:rsidR="007122F1" w:rsidRDefault="007122F1" w:rsidP="007122F1">
                  <w:pPr>
                    <w:pStyle w:val="NormalWeb"/>
                    <w:rPr>
                      <w:ins w:id="8" w:author="Unknown"/>
                    </w:rPr>
                  </w:pPr>
                  <w:ins w:id="9" w:author="Unknown">
                    <w:r>
                      <w:t>Now, to calculate the distance using the above formulae, we should know the Speed and time. Since we are using the Ultrasonic wave we know the universal speed of US wave at room conditions which is 330m/s. The circuitry inbuilt on the module will calculate the time taken for the US wave to come back and turns on the echo pin high for that same particular amount of time, this way we can also know the time taken. Now simply calculate the distance using a microcontroller or microprocessor.</w:t>
                    </w:r>
                  </w:ins>
                </w:p>
                <w:p w:rsidR="007122F1" w:rsidRPr="00913CF7" w:rsidRDefault="007122F1" w:rsidP="007122F1">
                  <w:pPr>
                    <w:rPr>
                      <w:rFonts w:cstheme="minorHAnsi"/>
                      <w:b/>
                      <w:bCs/>
                      <w:noProof/>
                      <w:color w:val="FFFFFF" w:themeColor="background1"/>
                      <w:sz w:val="36"/>
                      <w:szCs w:val="36"/>
                      <w:u w:val="single"/>
                    </w:rPr>
                  </w:pPr>
                  <w:r w:rsidRPr="00417AF5">
                    <w:rPr>
                      <w:rFonts w:cstheme="minorHAnsi"/>
                      <w:b/>
                      <w:bCs/>
                      <w:noProof/>
                      <w:sz w:val="36"/>
                      <w:szCs w:val="36"/>
                      <w:u w:val="single"/>
                    </w:rPr>
                    <w:t>SOFTWARE:</w:t>
                  </w:r>
                </w:p>
                <w:p w:rsidR="007122F1" w:rsidRDefault="007122F1" w:rsidP="007122F1">
                  <w:pPr>
                    <w:pStyle w:val="ListParagraph"/>
                    <w:numPr>
                      <w:ilvl w:val="0"/>
                      <w:numId w:val="11"/>
                    </w:numPr>
                    <w:spacing w:after="0" w:line="240" w:lineRule="auto"/>
                    <w:rPr>
                      <w:rFonts w:cstheme="minorHAnsi"/>
                      <w:b/>
                      <w:bCs/>
                      <w:noProof/>
                      <w:sz w:val="36"/>
                      <w:szCs w:val="36"/>
                      <w:u w:val="single"/>
                    </w:rPr>
                  </w:pPr>
                  <w:r w:rsidRPr="00417AF5">
                    <w:rPr>
                      <w:rFonts w:cstheme="minorHAnsi"/>
                      <w:b/>
                      <w:bCs/>
                      <w:noProof/>
                      <w:sz w:val="36"/>
                      <w:szCs w:val="36"/>
                      <w:u w:val="single"/>
                    </w:rPr>
                    <w:t>PYTHON3 IDLE:</w:t>
                  </w:r>
                </w:p>
                <w:p w:rsidR="007122F1" w:rsidRPr="00417AF5" w:rsidRDefault="007122F1" w:rsidP="007122F1">
                  <w:pPr>
                    <w:rPr>
                      <w:rFonts w:cstheme="minorHAnsi"/>
                      <w:b/>
                      <w:bCs/>
                      <w:noProof/>
                      <w:sz w:val="36"/>
                      <w:szCs w:val="36"/>
                      <w:u w:val="single"/>
                    </w:rPr>
                  </w:pPr>
                </w:p>
                <w:p w:rsidR="007122F1" w:rsidRPr="0052745D" w:rsidRDefault="007122F1" w:rsidP="007122F1">
                  <w:pPr>
                    <w:rPr>
                      <w:rFonts w:cstheme="minorHAnsi"/>
                      <w:noProof/>
                      <w:sz w:val="28"/>
                      <w:szCs w:val="28"/>
                    </w:rPr>
                  </w:pPr>
                  <w:r w:rsidRPr="0052745D">
                    <w:rPr>
                      <w:rFonts w:cstheme="minorHAnsi"/>
                      <w:noProof/>
                      <w:sz w:val="28"/>
                      <w:szCs w:val="28"/>
                    </w:rPr>
                    <w:t>Python is an open source programming language that was made to be easy-to-read and powerful. Python is an interpreted language. Interpreted languages do not need to be compiled to run. A program called an interpreter runs Python code on almost any kind of computer. This means that a programmer can change the code and quickly see the results. This also means Python is slower than a compiled language like C, because it is not running machine code directly.</w:t>
                  </w:r>
                </w:p>
                <w:p w:rsidR="007122F1" w:rsidRPr="0052745D" w:rsidRDefault="007122F1" w:rsidP="007122F1">
                  <w:pPr>
                    <w:rPr>
                      <w:rFonts w:cstheme="minorHAnsi"/>
                      <w:noProof/>
                      <w:sz w:val="28"/>
                      <w:szCs w:val="28"/>
                    </w:rPr>
                  </w:pPr>
                  <w:r w:rsidRPr="0052745D">
                    <w:rPr>
                      <w:rFonts w:cstheme="minorHAnsi"/>
                      <w:noProof/>
                      <w:sz w:val="28"/>
                      <w:szCs w:val="28"/>
                    </w:rPr>
                    <w:t>Python is a good programming language for beginners. It is a high-level language, which means a programmer can focus on what to do instead of how to do it. Writing programs in Python takes less time than in some other languages.</w:t>
                  </w:r>
                </w:p>
                <w:p w:rsidR="00913CF7" w:rsidRDefault="007122F1" w:rsidP="007122F1">
                  <w:pPr>
                    <w:rPr>
                      <w:rFonts w:cstheme="minorHAnsi"/>
                      <w:noProof/>
                      <w:sz w:val="28"/>
                      <w:szCs w:val="28"/>
                    </w:rPr>
                  </w:pPr>
                  <w:r w:rsidRPr="0052745D">
                    <w:rPr>
                      <w:rFonts w:cstheme="minorHAnsi"/>
                      <w:noProof/>
                      <w:sz w:val="28"/>
                      <w:szCs w:val="28"/>
                    </w:rPr>
                    <w:t>Python drew inspiration from other programming languages like C, C++, Java, Perl, and Lisp.</w:t>
                  </w:r>
                </w:p>
                <w:p w:rsidR="007122F1" w:rsidRPr="0052745D" w:rsidRDefault="007122F1" w:rsidP="007122F1">
                  <w:pPr>
                    <w:rPr>
                      <w:rFonts w:cstheme="minorHAnsi"/>
                      <w:noProof/>
                      <w:sz w:val="28"/>
                      <w:szCs w:val="28"/>
                    </w:rPr>
                  </w:pPr>
                  <w:r w:rsidRPr="0052745D">
                    <w:rPr>
                      <w:rFonts w:cstheme="minorHAnsi"/>
                      <w:noProof/>
                      <w:sz w:val="28"/>
                      <w:szCs w:val="28"/>
                    </w:rPr>
                    <w:t>Python is used by hundreds of thousands of programmers and is used in many places. Sometimes only Python code is used for a program, but most of the time it is used to do simple jobs while another programming language is used to do more complicated tasks.</w:t>
                  </w:r>
                </w:p>
                <w:p w:rsidR="007122F1" w:rsidRDefault="00913CF7">
                  <w:pPr>
                    <w:rPr>
                      <w:rFonts w:cstheme="minorHAnsi"/>
                      <w:noProof/>
                      <w:sz w:val="28"/>
                      <w:szCs w:val="28"/>
                    </w:rPr>
                  </w:pPr>
                  <w:r w:rsidRPr="0052745D">
                    <w:rPr>
                      <w:rFonts w:cstheme="minorHAnsi"/>
                      <w:noProof/>
                      <w:sz w:val="28"/>
                      <w:szCs w:val="28"/>
                    </w:rPr>
                    <w:t>Its standard library is made up of many functions that come with Python when it is installed. On the Internet there are many other libraries available that make it possible for the Python language to do more things. The</w:t>
                  </w:r>
                  <w:r>
                    <w:rPr>
                      <w:rFonts w:cstheme="minorHAnsi"/>
                      <w:noProof/>
                      <w:sz w:val="28"/>
                      <w:szCs w:val="28"/>
                    </w:rPr>
                    <w:t>se libraries make it a powerful language</w:t>
                  </w:r>
                  <w:r w:rsidRPr="0052745D">
                    <w:rPr>
                      <w:rFonts w:cstheme="minorHAnsi"/>
                      <w:noProof/>
                      <w:sz w:val="28"/>
                      <w:szCs w:val="28"/>
                    </w:rPr>
                    <w:t xml:space="preserve"> it can do many different things</w:t>
                  </w:r>
                  <w:r>
                    <w:rPr>
                      <w:rFonts w:cstheme="minorHAnsi"/>
                      <w:noProof/>
                      <w:sz w:val="28"/>
                      <w:szCs w:val="28"/>
                    </w:rPr>
                    <w:t xml:space="preserve">                </w:t>
                  </w:r>
                </w:p>
                <w:p w:rsidR="00913CF7" w:rsidRDefault="00913CF7">
                  <w:r>
                    <w:rPr>
                      <w:rFonts w:cstheme="minorHAnsi"/>
                      <w:noProof/>
                      <w:sz w:val="28"/>
                      <w:szCs w:val="28"/>
                    </w:rPr>
                    <w:t xml:space="preserve">                                                                                                    </w:t>
                  </w:r>
                  <w:r w:rsidRPr="00913CF7">
                    <w:rPr>
                      <w:rFonts w:cstheme="minorHAnsi"/>
                      <w:noProof/>
                      <w:sz w:val="28"/>
                      <w:szCs w:val="28"/>
                    </w:rPr>
                    <w:drawing>
                      <wp:inline distT="0" distB="0" distL="0" distR="0">
                        <wp:extent cx="2076450" cy="1514475"/>
                        <wp:effectExtent l="19050" t="0" r="0" b="0"/>
                        <wp:docPr id="2068" name="Picture 2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73275" cy="1512159"/>
                                </a:xfrm>
                                <a:prstGeom prst="rect">
                                  <a:avLst/>
                                </a:prstGeom>
                              </pic:spPr>
                            </pic:pic>
                          </a:graphicData>
                        </a:graphic>
                      </wp:inline>
                    </w:drawing>
                  </w:r>
                </w:p>
              </w:txbxContent>
            </v:textbox>
          </v:shape>
        </w:pict>
      </w:r>
      <w:r w:rsidR="00453D5B" w:rsidRPr="00870E7E">
        <w:rPr>
          <w:noProof/>
          <w:lang w:val="en-US"/>
        </w:rPr>
        <w:drawing>
          <wp:inline distT="0" distB="0" distL="0" distR="0">
            <wp:extent cx="7559040" cy="10675620"/>
            <wp:effectExtent l="0" t="0" r="3810" b="0"/>
            <wp:docPr id="22" name="Picture 8">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ED99CCE2-29B4-44D7-ACCF-3A95EF63B2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8">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ED99CCE2-29B4-44D7-ACCF-3A95EF63B2AC}"/>
                        </a:ext>
                      </a:extLst>
                    </pic:cNvPr>
                    <pic:cNvPicPr>
                      <a:picLocks noChangeAspect="1" noChangeArrowheads="1"/>
                    </pic:cNvPicPr>
                  </pic:nvPicPr>
                  <pic:blipFill>
                    <a:blip r:embed="rId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559626" cy="10676447"/>
                    </a:xfrm>
                    <a:prstGeom prst="rect">
                      <a:avLst/>
                    </a:prstGeom>
                    <a:noFill/>
                    <a:ln>
                      <a:noFill/>
                    </a:ln>
                  </pic:spPr>
                </pic:pic>
              </a:graphicData>
            </a:graphic>
          </wp:inline>
        </w:drawing>
      </w:r>
    </w:p>
    <w:p w:rsidR="00453D5B" w:rsidRDefault="00913CF7" w:rsidP="00870E7E">
      <w:pPr>
        <w:ind w:left="-1418" w:right="-1440"/>
      </w:pPr>
      <w:r>
        <w:rPr>
          <w:noProof/>
          <w:lang w:val="en-US"/>
        </w:rPr>
        <w:lastRenderedPageBreak/>
        <w:pict>
          <v:shape id="_x0000_s1040" type="#_x0000_t202" style="position:absolute;left:0;text-align:left;margin-left:-26.25pt;margin-top:54.75pt;width:507.75pt;height:733.5pt;z-index:251670528" strokecolor="white [3212]">
            <v:textbox>
              <w:txbxContent>
                <w:p w:rsidR="00913CF7" w:rsidRPr="0052745D" w:rsidRDefault="00913CF7" w:rsidP="00913CF7">
                  <w:pPr>
                    <w:rPr>
                      <w:rFonts w:cstheme="minorHAnsi"/>
                      <w:noProof/>
                      <w:sz w:val="28"/>
                      <w:szCs w:val="28"/>
                    </w:rPr>
                  </w:pPr>
                  <w:r w:rsidRPr="0052745D">
                    <w:rPr>
                      <w:rFonts w:cstheme="minorHAnsi"/>
                      <w:noProof/>
                      <w:sz w:val="28"/>
                      <w:szCs w:val="28"/>
                    </w:rPr>
                    <w:t>Some things that Python is often used for are:</w:t>
                  </w:r>
                </w:p>
                <w:p w:rsidR="00913CF7" w:rsidRPr="0052745D" w:rsidRDefault="00913CF7" w:rsidP="00913CF7">
                  <w:pPr>
                    <w:rPr>
                      <w:rFonts w:cstheme="minorHAnsi"/>
                      <w:noProof/>
                      <w:sz w:val="28"/>
                      <w:szCs w:val="28"/>
                    </w:rPr>
                  </w:pPr>
                  <w:r w:rsidRPr="0052745D">
                    <w:rPr>
                      <w:rFonts w:cstheme="minorHAnsi"/>
                      <w:noProof/>
                      <w:sz w:val="28"/>
                      <w:szCs w:val="28"/>
                    </w:rPr>
                    <w:t>Web development</w:t>
                  </w:r>
                </w:p>
                <w:p w:rsidR="00913CF7" w:rsidRPr="0052745D" w:rsidRDefault="00913CF7" w:rsidP="00913CF7">
                  <w:pPr>
                    <w:rPr>
                      <w:rFonts w:cstheme="minorHAnsi"/>
                      <w:noProof/>
                      <w:sz w:val="28"/>
                      <w:szCs w:val="28"/>
                    </w:rPr>
                  </w:pPr>
                  <w:r w:rsidRPr="0052745D">
                    <w:rPr>
                      <w:rFonts w:cstheme="minorHAnsi"/>
                      <w:noProof/>
                      <w:sz w:val="28"/>
                      <w:szCs w:val="28"/>
                    </w:rPr>
                    <w:t>Scientific programming</w:t>
                  </w:r>
                </w:p>
                <w:p w:rsidR="00913CF7" w:rsidRPr="0052745D" w:rsidRDefault="00913CF7" w:rsidP="00913CF7">
                  <w:pPr>
                    <w:rPr>
                      <w:rFonts w:cstheme="minorHAnsi"/>
                      <w:noProof/>
                      <w:sz w:val="28"/>
                      <w:szCs w:val="28"/>
                    </w:rPr>
                  </w:pPr>
                  <w:r w:rsidRPr="0052745D">
                    <w:rPr>
                      <w:rFonts w:cstheme="minorHAnsi"/>
                      <w:noProof/>
                      <w:sz w:val="28"/>
                      <w:szCs w:val="28"/>
                    </w:rPr>
                    <w:t>Desktop GUIs</w:t>
                  </w:r>
                  <w:r>
                    <w:rPr>
                      <w:rFonts w:cstheme="minorHAnsi"/>
                      <w:noProof/>
                      <w:sz w:val="28"/>
                      <w:szCs w:val="28"/>
                    </w:rPr>
                    <w:t xml:space="preserve">                         </w:t>
                  </w:r>
                </w:p>
                <w:p w:rsidR="00913CF7" w:rsidRPr="0052745D" w:rsidRDefault="00913CF7" w:rsidP="00913CF7">
                  <w:pPr>
                    <w:rPr>
                      <w:rFonts w:cstheme="minorHAnsi"/>
                      <w:noProof/>
                      <w:sz w:val="28"/>
                      <w:szCs w:val="28"/>
                    </w:rPr>
                  </w:pPr>
                  <w:r w:rsidRPr="0052745D">
                    <w:rPr>
                      <w:rFonts w:cstheme="minorHAnsi"/>
                      <w:noProof/>
                      <w:sz w:val="28"/>
                      <w:szCs w:val="28"/>
                    </w:rPr>
                    <w:t>Network programming</w:t>
                  </w:r>
                </w:p>
                <w:p w:rsidR="00913CF7" w:rsidRDefault="00913CF7" w:rsidP="00913CF7">
                  <w:pPr>
                    <w:rPr>
                      <w:rFonts w:cstheme="minorHAnsi"/>
                      <w:noProof/>
                      <w:sz w:val="28"/>
                      <w:szCs w:val="28"/>
                    </w:rPr>
                  </w:pPr>
                  <w:r w:rsidRPr="0052745D">
                    <w:rPr>
                      <w:rFonts w:cstheme="minorHAnsi"/>
                      <w:noProof/>
                      <w:sz w:val="28"/>
                      <w:szCs w:val="28"/>
                    </w:rPr>
                    <w:t>Game programming</w:t>
                  </w:r>
                </w:p>
                <w:p w:rsidR="00913CF7" w:rsidRPr="0052745D" w:rsidRDefault="00913CF7" w:rsidP="00913CF7">
                  <w:pPr>
                    <w:rPr>
                      <w:rFonts w:cstheme="minorHAnsi"/>
                      <w:b/>
                      <w:bCs/>
                      <w:noProof/>
                      <w:sz w:val="32"/>
                      <w:szCs w:val="32"/>
                      <w:u w:val="single"/>
                    </w:rPr>
                  </w:pPr>
                  <w:r w:rsidRPr="0052745D">
                    <w:rPr>
                      <w:rFonts w:cstheme="minorHAnsi"/>
                      <w:b/>
                      <w:bCs/>
                      <w:noProof/>
                      <w:sz w:val="32"/>
                      <w:szCs w:val="32"/>
                      <w:u w:val="single"/>
                    </w:rPr>
                    <w:t>WORKING OF THE PROTOTYPE:</w:t>
                  </w:r>
                </w:p>
                <w:p w:rsidR="00913CF7" w:rsidRPr="0052745D" w:rsidRDefault="00913CF7" w:rsidP="00913CF7">
                  <w:pPr>
                    <w:rPr>
                      <w:noProof/>
                      <w:sz w:val="28"/>
                      <w:szCs w:val="28"/>
                    </w:rPr>
                  </w:pPr>
                </w:p>
                <w:p w:rsidR="00913CF7" w:rsidRPr="0052745D" w:rsidRDefault="00913CF7" w:rsidP="00913CF7">
                  <w:pPr>
                    <w:rPr>
                      <w:noProof/>
                      <w:sz w:val="28"/>
                      <w:szCs w:val="28"/>
                    </w:rPr>
                  </w:pPr>
                  <w:r w:rsidRPr="0052745D">
                    <w:rPr>
                      <w:noProof/>
                      <w:sz w:val="28"/>
                      <w:szCs w:val="28"/>
                    </w:rPr>
                    <w:t>This project uses RaspberryPi as a processor and Accelerometer and Gyro sensor MPU6050</w:t>
                  </w:r>
                  <w:r>
                    <w:rPr>
                      <w:noProof/>
                      <w:sz w:val="28"/>
                      <w:szCs w:val="28"/>
                    </w:rPr>
                    <w:t xml:space="preserve"> sensor. It also uses a WEB cam for object detection Ultrasonic for distance caluclation.</w:t>
                  </w:r>
                </w:p>
                <w:p w:rsidR="00913CF7" w:rsidRPr="00D74959" w:rsidRDefault="00913CF7" w:rsidP="00913CF7">
                  <w:pPr>
                    <w:rPr>
                      <w:noProof/>
                      <w:sz w:val="28"/>
                      <w:szCs w:val="28"/>
                    </w:rPr>
                  </w:pPr>
                  <w:r w:rsidRPr="00D74959">
                    <w:rPr>
                      <w:noProof/>
                      <w:sz w:val="28"/>
                      <w:szCs w:val="28"/>
                    </w:rPr>
                    <w:t>The prototype works by detecting which object or obstacle before the blind</w:t>
                  </w:r>
                </w:p>
                <w:p w:rsidR="00913CF7" w:rsidRPr="00D74959" w:rsidRDefault="00913CF7" w:rsidP="00913CF7">
                  <w:pPr>
                    <w:rPr>
                      <w:noProof/>
                      <w:sz w:val="28"/>
                      <w:szCs w:val="28"/>
                    </w:rPr>
                  </w:pPr>
                  <w:r w:rsidRPr="00D74959">
                    <w:rPr>
                      <w:noProof/>
                      <w:sz w:val="28"/>
                      <w:szCs w:val="28"/>
                    </w:rPr>
                    <w:t>person based on objects shape ,colour, by the camera and that could also</w:t>
                  </w:r>
                </w:p>
                <w:p w:rsidR="00913CF7" w:rsidRPr="00D74959" w:rsidRDefault="00913CF7" w:rsidP="00913CF7">
                  <w:pPr>
                    <w:rPr>
                      <w:noProof/>
                      <w:sz w:val="28"/>
                      <w:szCs w:val="28"/>
                    </w:rPr>
                  </w:pPr>
                  <w:r w:rsidRPr="00D74959">
                    <w:rPr>
                      <w:noProof/>
                      <w:sz w:val="28"/>
                      <w:szCs w:val="28"/>
                    </w:rPr>
                    <w:t>calculate the distance between obstacle and the person and assists the</w:t>
                  </w:r>
                </w:p>
                <w:p w:rsidR="00913CF7" w:rsidRPr="00D74959" w:rsidRDefault="00913CF7" w:rsidP="00913CF7">
                  <w:pPr>
                    <w:rPr>
                      <w:noProof/>
                      <w:sz w:val="28"/>
                      <w:szCs w:val="28"/>
                    </w:rPr>
                  </w:pPr>
                  <w:r w:rsidRPr="00D74959">
                    <w:rPr>
                      <w:noProof/>
                      <w:sz w:val="28"/>
                      <w:szCs w:val="28"/>
                    </w:rPr>
                    <w:t>blind person with voice commands to make him safe from the obstacle.</w:t>
                  </w:r>
                  <w:r w:rsidRPr="00913CF7">
                    <w:rPr>
                      <w:noProof/>
                      <w:sz w:val="28"/>
                      <w:szCs w:val="28"/>
                    </w:rPr>
                    <w:t xml:space="preserve"> </w:t>
                  </w:r>
                  <w:r w:rsidRPr="00D74959">
                    <w:rPr>
                      <w:noProof/>
                      <w:sz w:val="28"/>
                      <w:szCs w:val="28"/>
                    </w:rPr>
                    <w:t>The device will be made portable,compartable to work efficiently. The</w:t>
                  </w:r>
                </w:p>
                <w:p w:rsidR="00913CF7" w:rsidRPr="00D74959" w:rsidRDefault="00913CF7" w:rsidP="00913CF7">
                  <w:pPr>
                    <w:rPr>
                      <w:noProof/>
                      <w:sz w:val="28"/>
                      <w:szCs w:val="28"/>
                    </w:rPr>
                  </w:pPr>
                  <w:r w:rsidRPr="00D74959">
                    <w:rPr>
                      <w:noProof/>
                      <w:sz w:val="28"/>
                      <w:szCs w:val="28"/>
                    </w:rPr>
                    <w:t>device will be developed using vision based image recognition techniques</w:t>
                  </w:r>
                </w:p>
                <w:p w:rsidR="00913CF7" w:rsidRPr="00D74959" w:rsidRDefault="00913CF7" w:rsidP="00913CF7">
                  <w:pPr>
                    <w:rPr>
                      <w:noProof/>
                      <w:sz w:val="28"/>
                      <w:szCs w:val="28"/>
                    </w:rPr>
                  </w:pPr>
                  <w:r w:rsidRPr="00D74959">
                    <w:rPr>
                      <w:noProof/>
                      <w:sz w:val="28"/>
                      <w:szCs w:val="28"/>
                    </w:rPr>
                    <w:t>which includes camera ,microcontrollers. The current temperature</w:t>
                  </w:r>
                </w:p>
                <w:p w:rsidR="00913CF7" w:rsidRPr="00D74959" w:rsidRDefault="00913CF7" w:rsidP="00913CF7">
                  <w:pPr>
                    <w:rPr>
                      <w:noProof/>
                      <w:sz w:val="28"/>
                      <w:szCs w:val="28"/>
                    </w:rPr>
                  </w:pPr>
                  <w:r w:rsidRPr="00D74959">
                    <w:rPr>
                      <w:noProof/>
                      <w:sz w:val="28"/>
                      <w:szCs w:val="28"/>
                    </w:rPr>
                    <w:t>surrounding him is conveyed . This device also conveys the direction along</w:t>
                  </w:r>
                </w:p>
                <w:p w:rsidR="00913CF7" w:rsidRPr="0052745D" w:rsidRDefault="00913CF7" w:rsidP="00913CF7">
                  <w:pPr>
                    <w:rPr>
                      <w:noProof/>
                      <w:sz w:val="28"/>
                      <w:szCs w:val="28"/>
                    </w:rPr>
                  </w:pPr>
                  <w:r w:rsidRPr="00D74959">
                    <w:rPr>
                      <w:noProof/>
                      <w:sz w:val="28"/>
                      <w:szCs w:val="28"/>
                    </w:rPr>
                    <w:t>with the name of the object and distance between him and the object</w:t>
                  </w:r>
                  <w:r>
                    <w:rPr>
                      <w:noProof/>
                      <w:sz w:val="28"/>
                      <w:szCs w:val="28"/>
                    </w:rPr>
                    <w:t xml:space="preserve">. </w:t>
                  </w:r>
                  <w:r w:rsidRPr="00D74959">
                    <w:rPr>
                      <w:noProof/>
                      <w:sz w:val="28"/>
                      <w:szCs w:val="28"/>
                    </w:rPr>
                    <w:t>We use the combination of the mobile net ,single shot</w:t>
                  </w:r>
                  <w:r>
                    <w:rPr>
                      <w:noProof/>
                      <w:sz w:val="28"/>
                      <w:szCs w:val="28"/>
                    </w:rPr>
                    <w:t xml:space="preserve"> </w:t>
                  </w:r>
                  <w:r w:rsidRPr="00D74959">
                    <w:rPr>
                      <w:noProof/>
                      <w:sz w:val="28"/>
                      <w:szCs w:val="28"/>
                    </w:rPr>
                    <w:t>detector(SSD)and convolutional neura</w:t>
                  </w:r>
                  <w:r>
                    <w:rPr>
                      <w:noProof/>
                      <w:sz w:val="28"/>
                      <w:szCs w:val="28"/>
                    </w:rPr>
                    <w:t xml:space="preserve">l networks (CNN) for </w:t>
                  </w:r>
                  <w:r w:rsidRPr="00D74959">
                    <w:rPr>
                      <w:noProof/>
                      <w:sz w:val="28"/>
                      <w:szCs w:val="28"/>
                    </w:rPr>
                    <w:t>detecting the object , Here th</w:t>
                  </w:r>
                  <w:r>
                    <w:rPr>
                      <w:noProof/>
                      <w:sz w:val="28"/>
                      <w:szCs w:val="28"/>
                    </w:rPr>
                    <w:t xml:space="preserve">e CNN comes under the evolution </w:t>
                  </w:r>
                  <w:r w:rsidRPr="00D74959">
                    <w:rPr>
                      <w:noProof/>
                      <w:sz w:val="28"/>
                      <w:szCs w:val="28"/>
                    </w:rPr>
                    <w:t>of the deep learning , basical</w:t>
                  </w:r>
                  <w:r>
                    <w:rPr>
                      <w:noProof/>
                      <w:sz w:val="28"/>
                      <w:szCs w:val="28"/>
                    </w:rPr>
                    <w:t xml:space="preserve">ly the input image is processed </w:t>
                  </w:r>
                  <w:r w:rsidRPr="00D74959">
                    <w:rPr>
                      <w:noProof/>
                      <w:sz w:val="28"/>
                      <w:szCs w:val="28"/>
                    </w:rPr>
                    <w:t xml:space="preserve">and classified from the data </w:t>
                  </w:r>
                  <w:r>
                    <w:rPr>
                      <w:noProof/>
                      <w:sz w:val="28"/>
                      <w:szCs w:val="28"/>
                    </w:rPr>
                    <w:t xml:space="preserve">set consisting of the number of images using the above  </w:t>
                  </w:r>
                  <w:r w:rsidRPr="00D74959">
                    <w:rPr>
                      <w:noProof/>
                      <w:sz w:val="28"/>
                      <w:szCs w:val="28"/>
                    </w:rPr>
                    <w:t>algorithms ,later the outpu</w:t>
                  </w:r>
                  <w:r>
                    <w:rPr>
                      <w:noProof/>
                      <w:sz w:val="28"/>
                      <w:szCs w:val="28"/>
                    </w:rPr>
                    <w:t xml:space="preserve">t and the </w:t>
                  </w:r>
                  <w:r w:rsidRPr="00D74959">
                    <w:rPr>
                      <w:noProof/>
                      <w:sz w:val="28"/>
                      <w:szCs w:val="28"/>
                    </w:rPr>
                    <w:t>distance from the object is c</w:t>
                  </w:r>
                  <w:r>
                    <w:rPr>
                      <w:noProof/>
                      <w:sz w:val="28"/>
                      <w:szCs w:val="28"/>
                    </w:rPr>
                    <w:t xml:space="preserve">onverted to speech and conveyed </w:t>
                  </w:r>
                  <w:r w:rsidRPr="00D74959">
                    <w:rPr>
                      <w:noProof/>
                      <w:sz w:val="28"/>
                      <w:szCs w:val="28"/>
                    </w:rPr>
                    <w:t>through the micro phon</w:t>
                  </w:r>
                  <w:r>
                    <w:rPr>
                      <w:noProof/>
                      <w:sz w:val="28"/>
                      <w:szCs w:val="28"/>
                    </w:rPr>
                    <w:t xml:space="preserve">e. We use ultrasonic sensor for </w:t>
                  </w:r>
                  <w:r w:rsidRPr="00D74959">
                    <w:rPr>
                      <w:noProof/>
                      <w:sz w:val="28"/>
                      <w:szCs w:val="28"/>
                    </w:rPr>
                    <w:t>calculating distance and MPU s</w:t>
                  </w:r>
                  <w:r>
                    <w:rPr>
                      <w:noProof/>
                      <w:sz w:val="28"/>
                      <w:szCs w:val="28"/>
                    </w:rPr>
                    <w:t xml:space="preserve">ensor for calculating direction </w:t>
                  </w:r>
                  <w:r w:rsidRPr="00D74959">
                    <w:rPr>
                      <w:noProof/>
                      <w:sz w:val="28"/>
                      <w:szCs w:val="28"/>
                    </w:rPr>
                    <w:t>and temperature surrounding him and this is conveyed to him</w:t>
                  </w:r>
                  <w:r>
                    <w:rPr>
                      <w:noProof/>
                      <w:sz w:val="28"/>
                      <w:szCs w:val="28"/>
                    </w:rPr>
                    <w:t xml:space="preserve"> </w:t>
                  </w:r>
                  <w:r w:rsidRPr="00D74959">
                    <w:rPr>
                      <w:noProof/>
                      <w:sz w:val="28"/>
                      <w:szCs w:val="28"/>
                    </w:rPr>
                    <w:t>along with the object name.</w:t>
                  </w:r>
                </w:p>
                <w:p w:rsidR="00913CF7" w:rsidRDefault="00913CF7" w:rsidP="00913CF7">
                  <w:pPr>
                    <w:rPr>
                      <w:noProof/>
                      <w:sz w:val="28"/>
                      <w:szCs w:val="28"/>
                    </w:rPr>
                  </w:pPr>
                </w:p>
                <w:p w:rsidR="00913CF7" w:rsidRPr="00D74959" w:rsidRDefault="00913CF7" w:rsidP="00913CF7">
                  <w:pPr>
                    <w:rPr>
                      <w:noProof/>
                      <w:sz w:val="28"/>
                      <w:szCs w:val="28"/>
                    </w:rPr>
                  </w:pPr>
                </w:p>
                <w:p w:rsidR="00913CF7" w:rsidRPr="0052745D" w:rsidRDefault="00913CF7" w:rsidP="00913CF7">
                  <w:pPr>
                    <w:rPr>
                      <w:rFonts w:cstheme="minorHAnsi"/>
                      <w:noProof/>
                      <w:sz w:val="28"/>
                      <w:szCs w:val="28"/>
                    </w:rPr>
                  </w:pPr>
                </w:p>
                <w:p w:rsidR="00913CF7" w:rsidRDefault="00913CF7"/>
              </w:txbxContent>
            </v:textbox>
          </v:shape>
        </w:pict>
      </w:r>
      <w:r w:rsidR="00453D5B" w:rsidRPr="00870E7E">
        <w:rPr>
          <w:noProof/>
          <w:lang w:val="en-US"/>
        </w:rPr>
        <w:drawing>
          <wp:inline distT="0" distB="0" distL="0" distR="0">
            <wp:extent cx="7559040" cy="10683240"/>
            <wp:effectExtent l="0" t="0" r="3810" b="3810"/>
            <wp:docPr id="23" name="Picture 8">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ED99CCE2-29B4-44D7-ACCF-3A95EF63B2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8">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ED99CCE2-29B4-44D7-ACCF-3A95EF63B2AC}"/>
                        </a:ext>
                      </a:extLst>
                    </pic:cNvPr>
                    <pic:cNvPicPr>
                      <a:picLocks noChangeAspect="1" noChangeArrowheads="1"/>
                    </pic:cNvPicPr>
                  </pic:nvPicPr>
                  <pic:blipFill>
                    <a:blip r:embed="rId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559629" cy="10684072"/>
                    </a:xfrm>
                    <a:prstGeom prst="rect">
                      <a:avLst/>
                    </a:prstGeom>
                    <a:noFill/>
                    <a:ln>
                      <a:noFill/>
                    </a:ln>
                  </pic:spPr>
                </pic:pic>
              </a:graphicData>
            </a:graphic>
          </wp:inline>
        </w:drawing>
      </w:r>
    </w:p>
    <w:p w:rsidR="00453D5B" w:rsidRDefault="00913CF7" w:rsidP="00870E7E">
      <w:pPr>
        <w:ind w:left="-1418" w:right="-1440"/>
      </w:pPr>
      <w:r>
        <w:rPr>
          <w:noProof/>
          <w:lang w:val="en-US"/>
        </w:rPr>
        <w:lastRenderedPageBreak/>
        <w:pict>
          <v:shape id="_x0000_s1041" type="#_x0000_t202" style="position:absolute;left:0;text-align:left;margin-left:-33.75pt;margin-top:54pt;width:520.5pt;height:735pt;z-index:251671552" strokecolor="white [3212]">
            <v:textbox>
              <w:txbxContent>
                <w:p w:rsidR="00913CF7" w:rsidRDefault="00913CF7" w:rsidP="00913CF7">
                  <w:pPr>
                    <w:rPr>
                      <w:b/>
                      <w:bCs/>
                      <w:noProof/>
                      <w:sz w:val="32"/>
                      <w:szCs w:val="32"/>
                    </w:rPr>
                  </w:pPr>
                  <w:r w:rsidRPr="00613688">
                    <w:rPr>
                      <w:b/>
                      <w:bCs/>
                      <w:noProof/>
                      <w:sz w:val="32"/>
                      <w:szCs w:val="32"/>
                    </w:rPr>
                    <w:t>The code of our project in PYTHON3:</w:t>
                  </w:r>
                </w:p>
                <w:p w:rsidR="00913CF7" w:rsidRDefault="00913CF7" w:rsidP="00913CF7">
                  <w:r>
                    <w:t xml:space="preserve"># </w:t>
                  </w:r>
                  <w:proofErr w:type="gramStart"/>
                  <w:r>
                    <w:t>python</w:t>
                  </w:r>
                  <w:proofErr w:type="gramEnd"/>
                  <w:r>
                    <w:t xml:space="preserve"> pi_object_detection.py --</w:t>
                  </w:r>
                  <w:proofErr w:type="spellStart"/>
                  <w:r>
                    <w:t>prototxt</w:t>
                  </w:r>
                  <w:proofErr w:type="spellEnd"/>
                  <w:r>
                    <w:t xml:space="preserve"> MobileNetSSD_deploy.prototxt.txt --model </w:t>
                  </w:r>
                  <w:proofErr w:type="spellStart"/>
                  <w:r>
                    <w:t>MobileNetSSD_deploy.caffemodel</w:t>
                  </w:r>
                  <w:proofErr w:type="spellEnd"/>
                </w:p>
                <w:p w:rsidR="00913CF7" w:rsidRDefault="00913CF7" w:rsidP="00913CF7">
                  <w:r>
                    <w:t># import the necessary packages</w:t>
                  </w:r>
                  <w:r>
                    <w:br/>
                    <w:t xml:space="preserve">from </w:t>
                  </w:r>
                  <w:proofErr w:type="spellStart"/>
                  <w:r>
                    <w:t>imutils.video</w:t>
                  </w:r>
                  <w:proofErr w:type="spellEnd"/>
                  <w:r>
                    <w:t xml:space="preserve"> import </w:t>
                  </w:r>
                  <w:proofErr w:type="spellStart"/>
                  <w:r>
                    <w:t>VideoStream</w:t>
                  </w:r>
                  <w:proofErr w:type="spellEnd"/>
                  <w:r>
                    <w:br/>
                    <w:t xml:space="preserve">from </w:t>
                  </w:r>
                  <w:proofErr w:type="spellStart"/>
                  <w:r>
                    <w:t>imutils.video</w:t>
                  </w:r>
                  <w:proofErr w:type="spellEnd"/>
                  <w:r>
                    <w:t xml:space="preserve"> import FPS</w:t>
                  </w:r>
                  <w:r>
                    <w:br/>
                    <w:t>from multiprocessing import Process</w:t>
                  </w:r>
                  <w:r>
                    <w:br/>
                    <w:t>from multiprocessing import Queue</w:t>
                  </w:r>
                  <w:r>
                    <w:br/>
                    <w:t xml:space="preserve">import </w:t>
                  </w:r>
                  <w:proofErr w:type="spellStart"/>
                  <w:r>
                    <w:t>numpy</w:t>
                  </w:r>
                  <w:proofErr w:type="spellEnd"/>
                  <w:r>
                    <w:t xml:space="preserve"> as </w:t>
                  </w:r>
                  <w:proofErr w:type="spellStart"/>
                  <w:r>
                    <w:t>np</w:t>
                  </w:r>
                  <w:proofErr w:type="spellEnd"/>
                  <w:r>
                    <w:br/>
                    <w:t xml:space="preserve">import </w:t>
                  </w:r>
                  <w:proofErr w:type="spellStart"/>
                  <w:r>
                    <w:t>argparse</w:t>
                  </w:r>
                  <w:proofErr w:type="spellEnd"/>
                  <w:r>
                    <w:br/>
                    <w:t xml:space="preserve">import </w:t>
                  </w:r>
                  <w:proofErr w:type="spellStart"/>
                  <w:r>
                    <w:t>imutils</w:t>
                  </w:r>
                  <w:proofErr w:type="spellEnd"/>
                  <w:r>
                    <w:br/>
                    <w:t>import time</w:t>
                  </w:r>
                  <w:r>
                    <w:br/>
                    <w:t>import cv2</w:t>
                  </w:r>
                </w:p>
                <w:p w:rsidR="00913CF7" w:rsidRDefault="00913CF7" w:rsidP="00913CF7">
                  <w:r>
                    <w:t xml:space="preserve">Import </w:t>
                  </w:r>
                  <w:proofErr w:type="spellStart"/>
                  <w:r>
                    <w:t>os</w:t>
                  </w:r>
                  <w:proofErr w:type="spellEnd"/>
                </w:p>
                <w:p w:rsidR="00913CF7" w:rsidRDefault="00913CF7" w:rsidP="00913CF7">
                  <w:r>
                    <w:t>Import robot</w:t>
                  </w:r>
                </w:p>
                <w:p w:rsidR="00913CF7" w:rsidRDefault="00913CF7" w:rsidP="00913CF7">
                  <w:pPr>
                    <w:pStyle w:val="HTMLPreformatted"/>
                    <w:shd w:val="clear" w:color="auto" w:fill="FFFFFF"/>
                    <w:rPr>
                      <w:rFonts w:ascii="Consolas" w:hAnsi="Consolas"/>
                      <w:color w:val="212529"/>
                      <w:sz w:val="22"/>
                      <w:szCs w:val="22"/>
                    </w:rPr>
                  </w:pPr>
                  <w:proofErr w:type="spellStart"/>
                  <w:proofErr w:type="gramStart"/>
                  <w:r>
                    <w:rPr>
                      <w:rFonts w:ascii="Consolas" w:hAnsi="Consolas"/>
                      <w:color w:val="212529"/>
                      <w:sz w:val="22"/>
                      <w:szCs w:val="22"/>
                    </w:rPr>
                    <w:t>mport</w:t>
                  </w:r>
                  <w:proofErr w:type="spellEnd"/>
                  <w:proofErr w:type="gramEnd"/>
                  <w:r>
                    <w:rPr>
                      <w:rFonts w:ascii="Consolas" w:hAnsi="Consolas"/>
                      <w:color w:val="212529"/>
                      <w:sz w:val="22"/>
                      <w:szCs w:val="22"/>
                    </w:rPr>
                    <w:t xml:space="preserve"> </w:t>
                  </w:r>
                  <w:proofErr w:type="spellStart"/>
                  <w:r>
                    <w:rPr>
                      <w:rFonts w:ascii="Consolas" w:hAnsi="Consolas"/>
                      <w:color w:val="212529"/>
                      <w:sz w:val="22"/>
                      <w:szCs w:val="22"/>
                    </w:rPr>
                    <w:t>RPi.GPIO</w:t>
                  </w:r>
                  <w:proofErr w:type="spellEnd"/>
                  <w:r>
                    <w:rPr>
                      <w:rFonts w:ascii="Consolas" w:hAnsi="Consolas"/>
                      <w:color w:val="212529"/>
                      <w:sz w:val="22"/>
                      <w:szCs w:val="22"/>
                    </w:rPr>
                    <w:t xml:space="preserve"> as GPIO                    #Import GPIO library</w:t>
                  </w:r>
                </w:p>
                <w:p w:rsidR="00913CF7" w:rsidRDefault="00913CF7" w:rsidP="00913CF7">
                  <w:pPr>
                    <w:pStyle w:val="HTMLPreformatted"/>
                    <w:shd w:val="clear" w:color="auto" w:fill="FFFFFF"/>
                    <w:rPr>
                      <w:rFonts w:ascii="Consolas" w:hAnsi="Consolas"/>
                      <w:color w:val="212529"/>
                      <w:sz w:val="22"/>
                      <w:szCs w:val="22"/>
                    </w:rPr>
                  </w:pPr>
                  <w:proofErr w:type="gramStart"/>
                  <w:r>
                    <w:rPr>
                      <w:rFonts w:ascii="Consolas" w:hAnsi="Consolas"/>
                      <w:color w:val="212529"/>
                      <w:sz w:val="22"/>
                      <w:szCs w:val="22"/>
                    </w:rPr>
                    <w:t>import</w:t>
                  </w:r>
                  <w:proofErr w:type="gramEnd"/>
                  <w:r>
                    <w:rPr>
                      <w:rFonts w:ascii="Consolas" w:hAnsi="Consolas"/>
                      <w:color w:val="212529"/>
                      <w:sz w:val="22"/>
                      <w:szCs w:val="22"/>
                    </w:rPr>
                    <w:t xml:space="preserve"> time                                #Import time library</w:t>
                  </w:r>
                </w:p>
                <w:p w:rsidR="00913CF7" w:rsidRDefault="00913CF7" w:rsidP="00913CF7">
                  <w:pPr>
                    <w:pStyle w:val="HTMLPreformatted"/>
                    <w:shd w:val="clear" w:color="auto" w:fill="FFFFFF"/>
                    <w:rPr>
                      <w:rFonts w:ascii="Consolas" w:hAnsi="Consolas"/>
                      <w:color w:val="212529"/>
                      <w:sz w:val="22"/>
                      <w:szCs w:val="22"/>
                    </w:rPr>
                  </w:pPr>
                  <w:proofErr w:type="spellStart"/>
                  <w:proofErr w:type="gramStart"/>
                  <w:r>
                    <w:rPr>
                      <w:rFonts w:ascii="Consolas" w:hAnsi="Consolas"/>
                      <w:color w:val="212529"/>
                      <w:sz w:val="22"/>
                      <w:szCs w:val="22"/>
                    </w:rPr>
                    <w:t>GPIO.setmode</w:t>
                  </w:r>
                  <w:proofErr w:type="spellEnd"/>
                  <w:r>
                    <w:rPr>
                      <w:rFonts w:ascii="Consolas" w:hAnsi="Consolas"/>
                      <w:color w:val="212529"/>
                      <w:sz w:val="22"/>
                      <w:szCs w:val="22"/>
                    </w:rPr>
                    <w:t>(</w:t>
                  </w:r>
                  <w:proofErr w:type="gramEnd"/>
                  <w:r>
                    <w:rPr>
                      <w:rFonts w:ascii="Consolas" w:hAnsi="Consolas"/>
                      <w:color w:val="212529"/>
                      <w:sz w:val="22"/>
                      <w:szCs w:val="22"/>
                    </w:rPr>
                    <w:t xml:space="preserve">GPIO.BCM)                     #Set GPIO pin numbering </w:t>
                  </w:r>
                </w:p>
                <w:p w:rsidR="00913CF7" w:rsidRDefault="00913CF7" w:rsidP="00913CF7">
                  <w:pPr>
                    <w:pStyle w:val="HTMLPreformatted"/>
                    <w:shd w:val="clear" w:color="auto" w:fill="FFFFFF"/>
                    <w:rPr>
                      <w:rFonts w:ascii="Consolas" w:hAnsi="Consolas"/>
                      <w:color w:val="212529"/>
                      <w:sz w:val="22"/>
                      <w:szCs w:val="22"/>
                    </w:rPr>
                  </w:pPr>
                  <w:r>
                    <w:rPr>
                      <w:rFonts w:ascii="Consolas" w:hAnsi="Consolas"/>
                      <w:color w:val="212529"/>
                      <w:sz w:val="22"/>
                      <w:szCs w:val="22"/>
                    </w:rPr>
                    <w:t>TRIG = 23                                  #Associate pin 23 to TRIG</w:t>
                  </w:r>
                </w:p>
                <w:p w:rsidR="00913CF7" w:rsidRDefault="00913CF7" w:rsidP="00913CF7">
                  <w:pPr>
                    <w:pStyle w:val="HTMLPreformatted"/>
                    <w:shd w:val="clear" w:color="auto" w:fill="FFFFFF"/>
                    <w:rPr>
                      <w:rFonts w:ascii="Consolas" w:hAnsi="Consolas"/>
                      <w:color w:val="212529"/>
                      <w:sz w:val="22"/>
                      <w:szCs w:val="22"/>
                    </w:rPr>
                  </w:pPr>
                  <w:r>
                    <w:rPr>
                      <w:rFonts w:ascii="Consolas" w:hAnsi="Consolas"/>
                      <w:color w:val="212529"/>
                      <w:sz w:val="22"/>
                      <w:szCs w:val="22"/>
                    </w:rPr>
                    <w:t>ECHO = 24                                  #Associate pin 24 to ECHO</w:t>
                  </w:r>
                </w:p>
                <w:p w:rsidR="00913CF7" w:rsidRDefault="00913CF7" w:rsidP="00913CF7">
                  <w:pPr>
                    <w:pStyle w:val="HTMLPreformatted"/>
                    <w:shd w:val="clear" w:color="auto" w:fill="FFFFFF"/>
                    <w:rPr>
                      <w:rFonts w:ascii="Consolas" w:hAnsi="Consolas"/>
                      <w:color w:val="212529"/>
                      <w:sz w:val="22"/>
                      <w:szCs w:val="22"/>
                    </w:rPr>
                  </w:pPr>
                  <w:proofErr w:type="gramStart"/>
                  <w:r>
                    <w:rPr>
                      <w:rFonts w:ascii="Consolas" w:hAnsi="Consolas"/>
                      <w:color w:val="212529"/>
                      <w:sz w:val="22"/>
                      <w:szCs w:val="22"/>
                    </w:rPr>
                    <w:t>print</w:t>
                  </w:r>
                  <w:proofErr w:type="gramEnd"/>
                  <w:r>
                    <w:rPr>
                      <w:rFonts w:ascii="Consolas" w:hAnsi="Consolas"/>
                      <w:color w:val="212529"/>
                      <w:sz w:val="22"/>
                      <w:szCs w:val="22"/>
                    </w:rPr>
                    <w:t xml:space="preserve"> "Distance measurement in progress"</w:t>
                  </w:r>
                </w:p>
                <w:p w:rsidR="00913CF7" w:rsidRDefault="00913CF7" w:rsidP="00913CF7">
                  <w:pPr>
                    <w:pStyle w:val="HTMLPreformatted"/>
                    <w:shd w:val="clear" w:color="auto" w:fill="FFFFFF"/>
                    <w:rPr>
                      <w:rFonts w:ascii="Consolas" w:hAnsi="Consolas"/>
                      <w:color w:val="212529"/>
                      <w:sz w:val="22"/>
                      <w:szCs w:val="22"/>
                    </w:rPr>
                  </w:pPr>
                  <w:proofErr w:type="spellStart"/>
                  <w:proofErr w:type="gramStart"/>
                  <w:r>
                    <w:rPr>
                      <w:rFonts w:ascii="Consolas" w:hAnsi="Consolas"/>
                      <w:color w:val="212529"/>
                      <w:sz w:val="22"/>
                      <w:szCs w:val="22"/>
                    </w:rPr>
                    <w:t>GPIO.setup</w:t>
                  </w:r>
                  <w:proofErr w:type="spellEnd"/>
                  <w:r>
                    <w:rPr>
                      <w:rFonts w:ascii="Consolas" w:hAnsi="Consolas"/>
                      <w:color w:val="212529"/>
                      <w:sz w:val="22"/>
                      <w:szCs w:val="22"/>
                    </w:rPr>
                    <w:t>(</w:t>
                  </w:r>
                  <w:proofErr w:type="gramEnd"/>
                  <w:r>
                    <w:rPr>
                      <w:rFonts w:ascii="Consolas" w:hAnsi="Consolas"/>
                      <w:color w:val="212529"/>
                      <w:sz w:val="22"/>
                      <w:szCs w:val="22"/>
                    </w:rPr>
                    <w:t>TRIG,GPIO.OUT)                  #Set pin as GPIO out</w:t>
                  </w:r>
                </w:p>
                <w:p w:rsidR="00913CF7" w:rsidRDefault="00913CF7" w:rsidP="00913CF7">
                  <w:pPr>
                    <w:pStyle w:val="HTMLPreformatted"/>
                    <w:shd w:val="clear" w:color="auto" w:fill="FFFFFF"/>
                    <w:rPr>
                      <w:rFonts w:ascii="Consolas" w:hAnsi="Consolas"/>
                      <w:color w:val="212529"/>
                      <w:sz w:val="22"/>
                      <w:szCs w:val="22"/>
                    </w:rPr>
                  </w:pPr>
                  <w:proofErr w:type="spellStart"/>
                  <w:proofErr w:type="gramStart"/>
                  <w:r>
                    <w:rPr>
                      <w:rFonts w:ascii="Consolas" w:hAnsi="Consolas"/>
                      <w:color w:val="212529"/>
                      <w:sz w:val="22"/>
                      <w:szCs w:val="22"/>
                    </w:rPr>
                    <w:t>GPIO.setup</w:t>
                  </w:r>
                  <w:proofErr w:type="spellEnd"/>
                  <w:r>
                    <w:rPr>
                      <w:rFonts w:ascii="Consolas" w:hAnsi="Consolas"/>
                      <w:color w:val="212529"/>
                      <w:sz w:val="22"/>
                      <w:szCs w:val="22"/>
                    </w:rPr>
                    <w:t>(</w:t>
                  </w:r>
                  <w:proofErr w:type="gramEnd"/>
                  <w:r>
                    <w:rPr>
                      <w:rFonts w:ascii="Consolas" w:hAnsi="Consolas"/>
                      <w:color w:val="212529"/>
                      <w:sz w:val="22"/>
                      <w:szCs w:val="22"/>
                    </w:rPr>
                    <w:t>ECHO,</w:t>
                  </w:r>
                  <w:hyperlink r:id="rId23" w:tgtFrame="_blank" w:history="1">
                    <w:r>
                      <w:rPr>
                        <w:rStyle w:val="Hyperlink"/>
                        <w:rFonts w:ascii="Consolas" w:hAnsi="Consolas"/>
                        <w:sz w:val="22"/>
                        <w:szCs w:val="22"/>
                      </w:rPr>
                      <w:t>GPIO.IN</w:t>
                    </w:r>
                  </w:hyperlink>
                  <w:r>
                    <w:rPr>
                      <w:rFonts w:ascii="Consolas" w:hAnsi="Consolas"/>
                      <w:color w:val="212529"/>
                      <w:sz w:val="22"/>
                      <w:szCs w:val="22"/>
                    </w:rPr>
                    <w:t>)                   #Set pin as GPIO in</w:t>
                  </w:r>
                </w:p>
                <w:p w:rsidR="00913CF7" w:rsidRDefault="00913CF7" w:rsidP="00913CF7"/>
                <w:p w:rsidR="00913CF7" w:rsidRDefault="00913CF7" w:rsidP="00913CF7">
                  <w:proofErr w:type="gramStart"/>
                  <w:r>
                    <w:t>def</w:t>
                  </w:r>
                  <w:proofErr w:type="gramEnd"/>
                  <w:r>
                    <w:t xml:space="preserve"> robot(text) :</w:t>
                  </w:r>
                  <w:r>
                    <w:br/>
                    <w:t xml:space="preserve">    </w:t>
                  </w:r>
                  <w:proofErr w:type="spellStart"/>
                  <w:r>
                    <w:t>os.system</w:t>
                  </w:r>
                  <w:proofErr w:type="spellEnd"/>
                  <w:r>
                    <w:t>("</w:t>
                  </w:r>
                  <w:proofErr w:type="spellStart"/>
                  <w:r>
                    <w:t>espeak</w:t>
                  </w:r>
                  <w:proofErr w:type="spellEnd"/>
                  <w:r>
                    <w:t xml:space="preserve"> ' " + text + " ' ")</w:t>
                  </w:r>
                </w:p>
                <w:p w:rsidR="00913CF7" w:rsidRDefault="00913CF7" w:rsidP="00913CF7"/>
                <w:p w:rsidR="00913CF7" w:rsidRDefault="00913CF7" w:rsidP="00913CF7">
                  <w:proofErr w:type="gramStart"/>
                  <w:r>
                    <w:t>font</w:t>
                  </w:r>
                  <w:proofErr w:type="gramEnd"/>
                  <w:r>
                    <w:t xml:space="preserve"> = cv2.FONT_HERSHEY_SIMPLEX</w:t>
                  </w:r>
                </w:p>
                <w:p w:rsidR="00913CF7" w:rsidRDefault="00913CF7" w:rsidP="00913CF7">
                  <w:r>
                    <w:t xml:space="preserve"># Capture from the default </w:t>
                  </w:r>
                  <w:proofErr w:type="spellStart"/>
                  <w:r>
                    <w:t>deivce</w:t>
                  </w:r>
                  <w:proofErr w:type="spellEnd"/>
                </w:p>
                <w:p w:rsidR="00913CF7" w:rsidRDefault="00913CF7" w:rsidP="00913CF7">
                  <w:proofErr w:type="gramStart"/>
                  <w:r>
                    <w:t>cap</w:t>
                  </w:r>
                  <w:proofErr w:type="gramEnd"/>
                  <w:r>
                    <w:t xml:space="preserve"> = cv2.VideoCapture(0)</w:t>
                  </w:r>
                </w:p>
                <w:p w:rsidR="00913CF7" w:rsidRDefault="00913CF7" w:rsidP="00913CF7">
                  <w:r>
                    <w:br/>
                  </w:r>
                  <w:proofErr w:type="gramStart"/>
                  <w:r>
                    <w:t>def</w:t>
                  </w:r>
                  <w:proofErr w:type="gramEnd"/>
                  <w:r>
                    <w:t xml:space="preserve"> </w:t>
                  </w:r>
                  <w:proofErr w:type="spellStart"/>
                  <w:r>
                    <w:t>classify_frame</w:t>
                  </w:r>
                  <w:proofErr w:type="spellEnd"/>
                  <w:r>
                    <w:t xml:space="preserve">(net, </w:t>
                  </w:r>
                  <w:proofErr w:type="spellStart"/>
                  <w:r>
                    <w:t>inputQueue</w:t>
                  </w:r>
                  <w:proofErr w:type="spellEnd"/>
                  <w:r>
                    <w:t xml:space="preserve">, </w:t>
                  </w:r>
                  <w:proofErr w:type="spellStart"/>
                  <w:r>
                    <w:t>outputQueue</w:t>
                  </w:r>
                  <w:proofErr w:type="spellEnd"/>
                  <w:r>
                    <w:t>):</w:t>
                  </w:r>
                  <w:r>
                    <w:br/>
                    <w:t># keep looping</w:t>
                  </w:r>
                  <w:r>
                    <w:br/>
                    <w:t> while True:</w:t>
                  </w:r>
                  <w:r>
                    <w:br/>
                    <w:t xml:space="preserve">     # </w:t>
                  </w:r>
                  <w:proofErr w:type="spellStart"/>
                  <w:r>
                    <w:t>Caputure</w:t>
                  </w:r>
                  <w:proofErr w:type="spellEnd"/>
                  <w:r>
                    <w:t xml:space="preserve"> a single frame</w:t>
                  </w:r>
                  <w:r>
                    <w:br/>
                    <w:t xml:space="preserve">    ret, </w:t>
                  </w:r>
                  <w:proofErr w:type="spellStart"/>
                  <w:r>
                    <w:t>huge_frame</w:t>
                  </w:r>
                  <w:proofErr w:type="spellEnd"/>
                  <w:r>
                    <w:t xml:space="preserve"> = </w:t>
                  </w:r>
                  <w:proofErr w:type="spellStart"/>
                  <w:r>
                    <w:t>cap.read</w:t>
                  </w:r>
                  <w:proofErr w:type="spellEnd"/>
                  <w:r>
                    <w:t>()</w:t>
                  </w:r>
                  <w:r>
                    <w:br/>
                    <w:t>    frame = cv2.resize(</w:t>
                  </w:r>
                  <w:proofErr w:type="spellStart"/>
                  <w:r>
                    <w:t>huge_frame</w:t>
                  </w:r>
                  <w:proofErr w:type="spellEnd"/>
                  <w:r>
                    <w:t xml:space="preserve">, (0,0), </w:t>
                  </w:r>
                  <w:proofErr w:type="spellStart"/>
                  <w:r>
                    <w:t>fx</w:t>
                  </w:r>
                  <w:proofErr w:type="spellEnd"/>
                  <w:r>
                    <w:t xml:space="preserve">=0.5, </w:t>
                  </w:r>
                  <w:proofErr w:type="spellStart"/>
                  <w:r>
                    <w:t>fy</w:t>
                  </w:r>
                  <w:proofErr w:type="spellEnd"/>
                  <w:r>
                    <w:t>=0.5, interpolation=cv2.INTER_NEAREST)</w:t>
                  </w:r>
                  <w:r>
                    <w:br/>
                    <w:t>            # check to see if there is a frame in our input queue</w:t>
                  </w:r>
                  <w:r>
                    <w:br/>
                    <w:t xml:space="preserve">    if not </w:t>
                  </w:r>
                  <w:proofErr w:type="spellStart"/>
                  <w:r>
                    <w:t>inputQueue.empty</w:t>
                  </w:r>
                  <w:proofErr w:type="spellEnd"/>
                  <w:r>
                    <w:t>():</w:t>
                  </w:r>
                </w:p>
                <w:p w:rsidR="00913CF7" w:rsidRDefault="00913CF7" w:rsidP="00913CF7">
                  <w:r>
                    <w:t xml:space="preserve">        # </w:t>
                  </w:r>
                  <w:proofErr w:type="gramStart"/>
                  <w:r>
                    <w:t>grab</w:t>
                  </w:r>
                  <w:proofErr w:type="gramEnd"/>
                  <w:r>
                    <w:t xml:space="preserve"> the frame from the input queue, resize it, and</w:t>
                  </w:r>
                  <w:r>
                    <w:br/>
                    <w:t>        # construct a blob from it</w:t>
                  </w:r>
                  <w:r>
                    <w:br/>
                    <w:t xml:space="preserve">        frame = </w:t>
                  </w:r>
                  <w:proofErr w:type="spellStart"/>
                  <w:r>
                    <w:t>inputQueue.get</w:t>
                  </w:r>
                  <w:proofErr w:type="spellEnd"/>
                  <w:r>
                    <w:t>()</w:t>
                  </w:r>
                  <w:r>
                    <w:br/>
                    <w:t>        frame = cv2.resize(frame, (300, 300))</w:t>
                  </w:r>
                  <w:r>
                    <w:br/>
                    <w:t>        blob = cv2.dnn.blobFromImage(frame, 0.007843,(300, 300), 127.5)</w:t>
                  </w:r>
                  <w:r>
                    <w:br/>
                  </w:r>
                  <w:r>
                    <w:br/>
                  </w:r>
                </w:p>
              </w:txbxContent>
            </v:textbox>
          </v:shape>
        </w:pict>
      </w:r>
      <w:r w:rsidR="00453D5B" w:rsidRPr="00870E7E">
        <w:rPr>
          <w:noProof/>
          <w:lang w:val="en-US"/>
        </w:rPr>
        <w:drawing>
          <wp:inline distT="0" distB="0" distL="0" distR="0">
            <wp:extent cx="7528560" cy="10706100"/>
            <wp:effectExtent l="0" t="0" r="0" b="0"/>
            <wp:docPr id="24" name="Picture 8">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ED99CCE2-29B4-44D7-ACCF-3A95EF63B2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8">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ED99CCE2-29B4-44D7-ACCF-3A95EF63B2AC}"/>
                        </a:ext>
                      </a:extLst>
                    </pic:cNvPr>
                    <pic:cNvPicPr>
                      <a:picLocks noChangeAspect="1" noChangeArrowheads="1"/>
                    </pic:cNvPicPr>
                  </pic:nvPicPr>
                  <pic:blipFill>
                    <a:blip r:embed="rId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529144" cy="10706930"/>
                    </a:xfrm>
                    <a:prstGeom prst="rect">
                      <a:avLst/>
                    </a:prstGeom>
                    <a:noFill/>
                    <a:ln>
                      <a:noFill/>
                    </a:ln>
                  </pic:spPr>
                </pic:pic>
              </a:graphicData>
            </a:graphic>
          </wp:inline>
        </w:drawing>
      </w:r>
    </w:p>
    <w:p w:rsidR="00453D5B" w:rsidRDefault="00913CF7" w:rsidP="00870E7E">
      <w:pPr>
        <w:ind w:left="-1418" w:right="-1440"/>
      </w:pPr>
      <w:r>
        <w:rPr>
          <w:noProof/>
          <w:lang w:val="en-US"/>
        </w:rPr>
        <w:lastRenderedPageBreak/>
        <w:pict>
          <v:shape id="_x0000_s1042" type="#_x0000_t202" style="position:absolute;left:0;text-align:left;margin-left:-31.5pt;margin-top:52.5pt;width:513.75pt;height:738pt;z-index:251672576" strokecolor="white [3212]">
            <v:textbox>
              <w:txbxContent>
                <w:p w:rsidR="00913CF7" w:rsidRDefault="00913CF7" w:rsidP="00913CF7">
                  <w:r>
                    <w:t>        # set the blob as input to our deep learning object</w:t>
                  </w:r>
                  <w:r>
                    <w:br/>
                    <w:t>        # detector and obtain the detections</w:t>
                  </w:r>
                  <w:r>
                    <w:br/>
                    <w:t xml:space="preserve">        </w:t>
                  </w:r>
                  <w:proofErr w:type="spellStart"/>
                  <w:r>
                    <w:t>net.setInput</w:t>
                  </w:r>
                  <w:proofErr w:type="spellEnd"/>
                  <w:r>
                    <w:t>(blob)</w:t>
                  </w:r>
                  <w:r>
                    <w:br/>
                    <w:t xml:space="preserve">        detections = </w:t>
                  </w:r>
                  <w:proofErr w:type="spellStart"/>
                  <w:r>
                    <w:t>net.forward</w:t>
                  </w:r>
                  <w:proofErr w:type="spellEnd"/>
                  <w:r>
                    <w:t>()</w:t>
                  </w:r>
                  <w:r>
                    <w:br/>
                    <w:t>        # write the detections to the output queue</w:t>
                  </w:r>
                  <w:r>
                    <w:br/>
                    <w:t xml:space="preserve">        </w:t>
                  </w:r>
                  <w:proofErr w:type="spellStart"/>
                  <w:r>
                    <w:t>outputQueue.put</w:t>
                  </w:r>
                  <w:proofErr w:type="spellEnd"/>
                  <w:r>
                    <w:t>(detections)</w:t>
                  </w:r>
                  <w:r>
                    <w:br/>
                    <w:t>        # construct the argument parse and parse the arguments</w:t>
                  </w:r>
                  <w:r>
                    <w:br/>
                    <w:t xml:space="preserve">        </w:t>
                  </w:r>
                  <w:proofErr w:type="spellStart"/>
                  <w:r>
                    <w:t>ap</w:t>
                  </w:r>
                  <w:proofErr w:type="spellEnd"/>
                  <w:r>
                    <w:t xml:space="preserve"> = </w:t>
                  </w:r>
                  <w:proofErr w:type="spellStart"/>
                  <w:r>
                    <w:t>argparse.ArgumentParser</w:t>
                  </w:r>
                  <w:proofErr w:type="spellEnd"/>
                  <w:r>
                    <w:t>()</w:t>
                  </w:r>
                  <w:r>
                    <w:br/>
                    <w:t xml:space="preserve">        </w:t>
                  </w:r>
                  <w:proofErr w:type="spellStart"/>
                  <w:r>
                    <w:t>ap.add_argument</w:t>
                  </w:r>
                  <w:proofErr w:type="spellEnd"/>
                  <w:r>
                    <w:t>("-p", "--</w:t>
                  </w:r>
                  <w:proofErr w:type="spellStart"/>
                  <w:r>
                    <w:t>prototxt</w:t>
                  </w:r>
                  <w:proofErr w:type="spellEnd"/>
                  <w:r>
                    <w:t>", required=</w:t>
                  </w:r>
                  <w:proofErr w:type="spellStart"/>
                  <w:r>
                    <w:t>True,help</w:t>
                  </w:r>
                  <w:proofErr w:type="spellEnd"/>
                  <w:r>
                    <w:t xml:space="preserve">="path to </w:t>
                  </w:r>
                  <w:proofErr w:type="spellStart"/>
                  <w:r>
                    <w:t>Caffe</w:t>
                  </w:r>
                  <w:proofErr w:type="spellEnd"/>
                  <w:r>
                    <w:t xml:space="preserve"> 'deploy' </w:t>
                  </w:r>
                  <w:proofErr w:type="spellStart"/>
                  <w:r>
                    <w:t>prototxt</w:t>
                  </w:r>
                  <w:proofErr w:type="spellEnd"/>
                  <w:r>
                    <w:t xml:space="preserve"> file")</w:t>
                  </w:r>
                  <w:r>
                    <w:br/>
                    <w:t xml:space="preserve">        </w:t>
                  </w:r>
                  <w:proofErr w:type="spellStart"/>
                  <w:r>
                    <w:t>ap.add_argument</w:t>
                  </w:r>
                  <w:proofErr w:type="spellEnd"/>
                  <w:r>
                    <w:t>("-m", "--model", required=</w:t>
                  </w:r>
                  <w:proofErr w:type="spellStart"/>
                  <w:r>
                    <w:t>True,help</w:t>
                  </w:r>
                  <w:proofErr w:type="spellEnd"/>
                  <w:r>
                    <w:t xml:space="preserve">="path to </w:t>
                  </w:r>
                  <w:proofErr w:type="spellStart"/>
                  <w:r>
                    <w:t>Caffe</w:t>
                  </w:r>
                  <w:proofErr w:type="spellEnd"/>
                  <w:r>
                    <w:t xml:space="preserve"> pre-trained model")</w:t>
                  </w:r>
                  <w:r>
                    <w:br/>
                    <w:t xml:space="preserve">        </w:t>
                  </w:r>
                  <w:proofErr w:type="spellStart"/>
                  <w:r>
                    <w:t>ap.add_argument</w:t>
                  </w:r>
                  <w:proofErr w:type="spellEnd"/>
                  <w:r>
                    <w:t>("-c", "--confidence", type=float, default=0.2,help="minimum probability to filter weak detections")</w:t>
                  </w:r>
                  <w:r>
                    <w:br/>
                    <w:t xml:space="preserve">        </w:t>
                  </w:r>
                  <w:proofErr w:type="spellStart"/>
                  <w:r>
                    <w:t>args</w:t>
                  </w:r>
                  <w:proofErr w:type="spellEnd"/>
                  <w:r>
                    <w:t xml:space="preserve"> = </w:t>
                  </w:r>
                  <w:proofErr w:type="spellStart"/>
                  <w:r>
                    <w:t>vars</w:t>
                  </w:r>
                  <w:proofErr w:type="spellEnd"/>
                  <w:r>
                    <w:t>(</w:t>
                  </w:r>
                  <w:proofErr w:type="spellStart"/>
                  <w:r>
                    <w:t>ap.parse_args</w:t>
                  </w:r>
                  <w:proofErr w:type="spellEnd"/>
                  <w:r>
                    <w:t>())</w:t>
                  </w:r>
                  <w:r>
                    <w:br/>
                    <w:t xml:space="preserve">        # initialize the list of class labels </w:t>
                  </w:r>
                  <w:proofErr w:type="spellStart"/>
                  <w:r>
                    <w:t>MobileNet</w:t>
                  </w:r>
                  <w:proofErr w:type="spellEnd"/>
                  <w:r>
                    <w:t xml:space="preserve"> SSD was trained to</w:t>
                  </w:r>
                  <w:r>
                    <w:br/>
                    <w:t xml:space="preserve">        # detect, then generate a set of bounding box </w:t>
                  </w:r>
                  <w:proofErr w:type="spellStart"/>
                  <w:r>
                    <w:t>colors</w:t>
                  </w:r>
                  <w:proofErr w:type="spellEnd"/>
                  <w:r>
                    <w:t xml:space="preserve"> for each class</w:t>
                  </w:r>
                  <w:r>
                    <w:br/>
                    <w:t>        CLASSES = ["background", "aeroplane", "bicycle", "bird", "</w:t>
                  </w:r>
                  <w:proofErr w:type="spellStart"/>
                  <w:r>
                    <w:t>boat","bottle</w:t>
                  </w:r>
                  <w:proofErr w:type="spellEnd"/>
                  <w:r>
                    <w:t>", "bus", "car", "cat", "chair", "cow", "</w:t>
                  </w:r>
                  <w:proofErr w:type="spellStart"/>
                  <w:r>
                    <w:t>diningtable","dog</w:t>
                  </w:r>
                  <w:proofErr w:type="spellEnd"/>
                  <w:r>
                    <w:t>", "horse", "motorbike", "person", "</w:t>
                  </w:r>
                  <w:proofErr w:type="spellStart"/>
                  <w:r>
                    <w:t>pottedplant</w:t>
                  </w:r>
                  <w:proofErr w:type="spellEnd"/>
                  <w:r>
                    <w:t>", "</w:t>
                  </w:r>
                  <w:proofErr w:type="spellStart"/>
                  <w:r>
                    <w:t>sheep","sofa</w:t>
                  </w:r>
                  <w:proofErr w:type="spellEnd"/>
                  <w:r>
                    <w:t>", "train", "</w:t>
                  </w:r>
                  <w:proofErr w:type="spellStart"/>
                  <w:r>
                    <w:t>tvmonitor</w:t>
                  </w:r>
                  <w:proofErr w:type="spellEnd"/>
                  <w:r>
                    <w:t>"]</w:t>
                  </w:r>
                  <w:r>
                    <w:br/>
                    <w:t xml:space="preserve">        COLORS = </w:t>
                  </w:r>
                  <w:proofErr w:type="spellStart"/>
                  <w:r>
                    <w:t>np.random.uniform</w:t>
                  </w:r>
                  <w:proofErr w:type="spellEnd"/>
                  <w:r>
                    <w:t>(0, 255, size=(</w:t>
                  </w:r>
                  <w:proofErr w:type="spellStart"/>
                  <w:r>
                    <w:t>len</w:t>
                  </w:r>
                  <w:proofErr w:type="spellEnd"/>
                  <w:r>
                    <w:t>(CLASSES), 3))</w:t>
                  </w:r>
                  <w:r>
                    <w:br/>
                    <w:t>        # load our serialized model from disk</w:t>
                  </w:r>
                  <w:r>
                    <w:br/>
                    <w:t>        print("[INFO] loading model...")</w:t>
                  </w:r>
                  <w:r>
                    <w:br/>
                    <w:t>        net = cv2.dnn.readNetFromCaffe(</w:t>
                  </w:r>
                  <w:proofErr w:type="spellStart"/>
                  <w:r>
                    <w:t>args</w:t>
                  </w:r>
                  <w:proofErr w:type="spellEnd"/>
                  <w:r>
                    <w:t>["</w:t>
                  </w:r>
                  <w:proofErr w:type="spellStart"/>
                  <w:r>
                    <w:t>prototxt</w:t>
                  </w:r>
                  <w:proofErr w:type="spellEnd"/>
                  <w:r>
                    <w:t xml:space="preserve">"], </w:t>
                  </w:r>
                  <w:proofErr w:type="spellStart"/>
                  <w:r>
                    <w:t>args</w:t>
                  </w:r>
                  <w:proofErr w:type="spellEnd"/>
                  <w:r>
                    <w:t>["model"])</w:t>
                  </w:r>
                  <w:r>
                    <w:br/>
                    <w:t>        # initialize the input queue (frames), output queue (detections),</w:t>
                  </w:r>
                  <w:r>
                    <w:br/>
                    <w:t>        # and the list of actual detections returned by the child process</w:t>
                  </w:r>
                  <w:r>
                    <w:br/>
                    <w:t xml:space="preserve">        </w:t>
                  </w:r>
                  <w:proofErr w:type="spellStart"/>
                  <w:r>
                    <w:t>inputQueue</w:t>
                  </w:r>
                  <w:proofErr w:type="spellEnd"/>
                  <w:r>
                    <w:t xml:space="preserve"> = Queue(</w:t>
                  </w:r>
                  <w:proofErr w:type="spellStart"/>
                  <w:r>
                    <w:t>maxsize</w:t>
                  </w:r>
                  <w:proofErr w:type="spellEnd"/>
                  <w:r>
                    <w:t>=1)</w:t>
                  </w:r>
                  <w:r>
                    <w:br/>
                    <w:t xml:space="preserve">        </w:t>
                  </w:r>
                  <w:proofErr w:type="spellStart"/>
                  <w:r>
                    <w:t>outputQueue</w:t>
                  </w:r>
                  <w:proofErr w:type="spellEnd"/>
                  <w:r>
                    <w:t xml:space="preserve"> = Queue(</w:t>
                  </w:r>
                  <w:proofErr w:type="spellStart"/>
                  <w:r>
                    <w:t>maxsize</w:t>
                  </w:r>
                  <w:proofErr w:type="spellEnd"/>
                  <w:r>
                    <w:t>=1)</w:t>
                  </w:r>
                  <w:r>
                    <w:br/>
                    <w:t>        detections = None</w:t>
                  </w:r>
                  <w:r>
                    <w:br/>
                    <w:t>        # construct a child process *</w:t>
                  </w:r>
                  <w:proofErr w:type="spellStart"/>
                  <w:r>
                    <w:t>indepedent</w:t>
                  </w:r>
                  <w:proofErr w:type="spellEnd"/>
                  <w:r>
                    <w:t>* from our main process of</w:t>
                  </w:r>
                  <w:r>
                    <w:br/>
                    <w:t>        # execution</w:t>
                  </w:r>
                  <w:r>
                    <w:br/>
                    <w:t>        print("[INFO] starting process...")</w:t>
                  </w:r>
                  <w:r>
                    <w:br/>
                    <w:t>        p = Process(target=</w:t>
                  </w:r>
                  <w:proofErr w:type="spellStart"/>
                  <w:r>
                    <w:t>classify_frame</w:t>
                  </w:r>
                  <w:proofErr w:type="spellEnd"/>
                  <w:r>
                    <w:t xml:space="preserve">, </w:t>
                  </w:r>
                  <w:proofErr w:type="spellStart"/>
                  <w:r>
                    <w:t>args</w:t>
                  </w:r>
                  <w:proofErr w:type="spellEnd"/>
                  <w:r>
                    <w:t xml:space="preserve">=(net, </w:t>
                  </w:r>
                  <w:proofErr w:type="spellStart"/>
                  <w:r>
                    <w:t>inputQueue,outputQueue</w:t>
                  </w:r>
                  <w:proofErr w:type="spellEnd"/>
                  <w:r>
                    <w:t>,))</w:t>
                  </w:r>
                  <w:r>
                    <w:br/>
                    <w:t xml:space="preserve">        </w:t>
                  </w:r>
                  <w:proofErr w:type="spellStart"/>
                  <w:r>
                    <w:t>p.daemon</w:t>
                  </w:r>
                  <w:proofErr w:type="spellEnd"/>
                  <w:r>
                    <w:t xml:space="preserve"> = True</w:t>
                  </w:r>
                  <w:r>
                    <w:br/>
                    <w:t xml:space="preserve">        </w:t>
                  </w:r>
                  <w:proofErr w:type="spellStart"/>
                  <w:r>
                    <w:t>p.start</w:t>
                  </w:r>
                  <w:proofErr w:type="spellEnd"/>
                  <w:r>
                    <w:t>()</w:t>
                  </w:r>
                  <w:r>
                    <w:br/>
                    <w:t xml:space="preserve">        # initialize the video stream, allow the </w:t>
                  </w:r>
                  <w:proofErr w:type="spellStart"/>
                  <w:r>
                    <w:t>cammera</w:t>
                  </w:r>
                  <w:proofErr w:type="spellEnd"/>
                  <w:r>
                    <w:t xml:space="preserve"> sensor to </w:t>
                  </w:r>
                  <w:proofErr w:type="spellStart"/>
                  <w:r>
                    <w:t>warmup</w:t>
                  </w:r>
                  <w:proofErr w:type="spellEnd"/>
                  <w:r>
                    <w:t>,</w:t>
                  </w:r>
                  <w:r>
                    <w:br/>
                    <w:t>        # and initialize the FPS counter</w:t>
                  </w:r>
                  <w:r>
                    <w:br/>
                    <w:t>        print("[INFO] starting video stream...")</w:t>
                  </w:r>
                  <w:r>
                    <w:br/>
                    <w:t xml:space="preserve">        </w:t>
                  </w:r>
                  <w:proofErr w:type="spellStart"/>
                  <w:r>
                    <w:t>vs</w:t>
                  </w:r>
                  <w:proofErr w:type="spellEnd"/>
                  <w:r>
                    <w:t xml:space="preserve"> = </w:t>
                  </w:r>
                  <w:proofErr w:type="spellStart"/>
                  <w:r>
                    <w:t>VideoStream</w:t>
                  </w:r>
                  <w:proofErr w:type="spellEnd"/>
                  <w:r>
                    <w:t>(</w:t>
                  </w:r>
                  <w:proofErr w:type="spellStart"/>
                  <w:r>
                    <w:t>src</w:t>
                  </w:r>
                  <w:proofErr w:type="spellEnd"/>
                  <w:r>
                    <w:t>=0).start()</w:t>
                  </w:r>
                  <w:r>
                    <w:br/>
                    <w:t xml:space="preserve">        # </w:t>
                  </w:r>
                  <w:proofErr w:type="spellStart"/>
                  <w:r>
                    <w:t>vs</w:t>
                  </w:r>
                  <w:proofErr w:type="spellEnd"/>
                  <w:r>
                    <w:t xml:space="preserve"> = </w:t>
                  </w:r>
                  <w:proofErr w:type="spellStart"/>
                  <w:r>
                    <w:t>VideoStream</w:t>
                  </w:r>
                  <w:proofErr w:type="spellEnd"/>
                  <w:r>
                    <w:t>(</w:t>
                  </w:r>
                  <w:proofErr w:type="spellStart"/>
                  <w:r>
                    <w:t>usePiCamera</w:t>
                  </w:r>
                  <w:proofErr w:type="spellEnd"/>
                  <w:r>
                    <w:t>=True).start()</w:t>
                  </w:r>
                  <w:r>
                    <w:br/>
                    <w:t xml:space="preserve">        </w:t>
                  </w:r>
                  <w:proofErr w:type="spellStart"/>
                  <w:r>
                    <w:t>time.sleep</w:t>
                  </w:r>
                  <w:proofErr w:type="spellEnd"/>
                  <w:r>
                    <w:t>(2.0)</w:t>
                  </w:r>
                  <w:r>
                    <w:br/>
                    <w:t>        fps = FPS().start()</w:t>
                  </w:r>
                  <w:r>
                    <w:br/>
                    <w:t>        # loop over the frames from the video stream</w:t>
                  </w:r>
                  <w:r>
                    <w:br/>
                    <w:t> while True:</w:t>
                  </w:r>
                  <w:r>
                    <w:br/>
                  </w:r>
                </w:p>
                <w:p w:rsidR="00913CF7" w:rsidRDefault="00913CF7" w:rsidP="00913CF7">
                  <w:pPr>
                    <w:pStyle w:val="HTMLPreformatted"/>
                    <w:shd w:val="clear" w:color="auto" w:fill="FFFFFF"/>
                    <w:rPr>
                      <w:rFonts w:ascii="Consolas" w:hAnsi="Consolas"/>
                      <w:color w:val="212529"/>
                      <w:sz w:val="22"/>
                      <w:szCs w:val="22"/>
                    </w:rPr>
                  </w:pPr>
                  <w:proofErr w:type="spellStart"/>
                  <w:proofErr w:type="gramStart"/>
                  <w:r>
                    <w:rPr>
                      <w:rFonts w:ascii="Consolas" w:hAnsi="Consolas"/>
                      <w:color w:val="212529"/>
                      <w:sz w:val="22"/>
                      <w:szCs w:val="22"/>
                    </w:rPr>
                    <w:t>GPIO.output</w:t>
                  </w:r>
                  <w:proofErr w:type="spellEnd"/>
                  <w:r>
                    <w:rPr>
                      <w:rFonts w:ascii="Consolas" w:hAnsi="Consolas"/>
                      <w:color w:val="212529"/>
                      <w:sz w:val="22"/>
                      <w:szCs w:val="22"/>
                    </w:rPr>
                    <w:t>(</w:t>
                  </w:r>
                  <w:proofErr w:type="gramEnd"/>
                  <w:r>
                    <w:rPr>
                      <w:rFonts w:ascii="Consolas" w:hAnsi="Consolas"/>
                      <w:color w:val="212529"/>
                      <w:sz w:val="22"/>
                      <w:szCs w:val="22"/>
                    </w:rPr>
                    <w:t>TRIG, False)                 #Set TRIG as LOW</w:t>
                  </w:r>
                </w:p>
                <w:p w:rsidR="00913CF7" w:rsidRDefault="00913CF7" w:rsidP="00913CF7">
                  <w:pPr>
                    <w:pStyle w:val="HTMLPreformatted"/>
                    <w:shd w:val="clear" w:color="auto" w:fill="FFFFFF"/>
                    <w:rPr>
                      <w:rFonts w:ascii="Consolas" w:hAnsi="Consolas"/>
                      <w:color w:val="212529"/>
                      <w:sz w:val="22"/>
                      <w:szCs w:val="22"/>
                    </w:rPr>
                  </w:pPr>
                  <w:r>
                    <w:rPr>
                      <w:rFonts w:ascii="Consolas" w:hAnsi="Consolas"/>
                      <w:color w:val="212529"/>
                      <w:sz w:val="22"/>
                      <w:szCs w:val="22"/>
                    </w:rPr>
                    <w:t xml:space="preserve">  </w:t>
                  </w:r>
                  <w:proofErr w:type="gramStart"/>
                  <w:r>
                    <w:rPr>
                      <w:rFonts w:ascii="Consolas" w:hAnsi="Consolas"/>
                      <w:color w:val="212529"/>
                      <w:sz w:val="22"/>
                      <w:szCs w:val="22"/>
                    </w:rPr>
                    <w:t>print</w:t>
                  </w:r>
                  <w:proofErr w:type="gramEnd"/>
                  <w:r>
                    <w:rPr>
                      <w:rFonts w:ascii="Consolas" w:hAnsi="Consolas"/>
                      <w:color w:val="212529"/>
                      <w:sz w:val="22"/>
                      <w:szCs w:val="22"/>
                    </w:rPr>
                    <w:t xml:space="preserve"> "</w:t>
                  </w:r>
                  <w:proofErr w:type="spellStart"/>
                  <w:r>
                    <w:rPr>
                      <w:rFonts w:ascii="Consolas" w:hAnsi="Consolas"/>
                      <w:color w:val="212529"/>
                      <w:sz w:val="22"/>
                      <w:szCs w:val="22"/>
                    </w:rPr>
                    <w:t>Waitng</w:t>
                  </w:r>
                  <w:proofErr w:type="spellEnd"/>
                  <w:r>
                    <w:rPr>
                      <w:rFonts w:ascii="Consolas" w:hAnsi="Consolas"/>
                      <w:color w:val="212529"/>
                      <w:sz w:val="22"/>
                      <w:szCs w:val="22"/>
                    </w:rPr>
                    <w:t xml:space="preserve"> For Sensor To Settle"</w:t>
                  </w:r>
                </w:p>
                <w:p w:rsidR="00913CF7" w:rsidRDefault="00913CF7"/>
              </w:txbxContent>
            </v:textbox>
          </v:shape>
        </w:pict>
      </w:r>
      <w:r w:rsidR="00453D5B" w:rsidRPr="00870E7E">
        <w:rPr>
          <w:noProof/>
          <w:lang w:val="en-US"/>
        </w:rPr>
        <w:drawing>
          <wp:inline distT="0" distB="0" distL="0" distR="0">
            <wp:extent cx="7536180" cy="10706100"/>
            <wp:effectExtent l="0" t="0" r="7620" b="0"/>
            <wp:docPr id="25" name="Picture 8">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ED99CCE2-29B4-44D7-ACCF-3A95EF63B2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8">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ED99CCE2-29B4-44D7-ACCF-3A95EF63B2AC}"/>
                        </a:ext>
                      </a:extLst>
                    </pic:cNvPr>
                    <pic:cNvPicPr>
                      <a:picLocks noChangeAspect="1" noChangeArrowheads="1"/>
                    </pic:cNvPicPr>
                  </pic:nvPicPr>
                  <pic:blipFill>
                    <a:blip r:embed="rId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536766" cy="10706932"/>
                    </a:xfrm>
                    <a:prstGeom prst="rect">
                      <a:avLst/>
                    </a:prstGeom>
                    <a:noFill/>
                    <a:ln>
                      <a:noFill/>
                    </a:ln>
                  </pic:spPr>
                </pic:pic>
              </a:graphicData>
            </a:graphic>
          </wp:inline>
        </w:drawing>
      </w:r>
    </w:p>
    <w:p w:rsidR="004F343E" w:rsidRDefault="00913CF7" w:rsidP="00870E7E">
      <w:pPr>
        <w:ind w:left="-1418" w:right="-1440"/>
      </w:pPr>
      <w:r>
        <w:rPr>
          <w:noProof/>
          <w:lang w:val="en-US"/>
        </w:rPr>
        <w:lastRenderedPageBreak/>
        <w:pict>
          <v:shape id="_x0000_s1043" type="#_x0000_t202" style="position:absolute;left:0;text-align:left;margin-left:-27.75pt;margin-top:52.5pt;width:508.5pt;height:737.25pt;z-index:251673600" strokecolor="white [3212]">
            <v:textbox>
              <w:txbxContent>
                <w:p w:rsidR="00913CF7" w:rsidRDefault="00913CF7" w:rsidP="00913CF7">
                  <w:pPr>
                    <w:pStyle w:val="HTMLPreformatted"/>
                    <w:shd w:val="clear" w:color="auto" w:fill="FFFFFF"/>
                    <w:rPr>
                      <w:rFonts w:ascii="Consolas" w:hAnsi="Consolas"/>
                      <w:color w:val="212529"/>
                      <w:sz w:val="22"/>
                      <w:szCs w:val="22"/>
                    </w:rPr>
                  </w:pPr>
                </w:p>
                <w:p w:rsidR="00913CF7" w:rsidRDefault="00913CF7" w:rsidP="00913CF7">
                  <w:pPr>
                    <w:pStyle w:val="HTMLPreformatted"/>
                    <w:shd w:val="clear" w:color="auto" w:fill="FFFFFF"/>
                    <w:rPr>
                      <w:rFonts w:ascii="Consolas" w:hAnsi="Consolas"/>
                      <w:color w:val="212529"/>
                      <w:sz w:val="22"/>
                      <w:szCs w:val="22"/>
                    </w:rPr>
                  </w:pPr>
                  <w:r>
                    <w:rPr>
                      <w:rFonts w:ascii="Consolas" w:hAnsi="Consolas"/>
                      <w:color w:val="212529"/>
                      <w:sz w:val="22"/>
                      <w:szCs w:val="22"/>
                    </w:rPr>
                    <w:t xml:space="preserve">  </w:t>
                  </w:r>
                  <w:proofErr w:type="spellStart"/>
                  <w:proofErr w:type="gramStart"/>
                  <w:r>
                    <w:rPr>
                      <w:rFonts w:ascii="Consolas" w:hAnsi="Consolas"/>
                      <w:color w:val="212529"/>
                      <w:sz w:val="22"/>
                      <w:szCs w:val="22"/>
                    </w:rPr>
                    <w:t>time.sleep</w:t>
                  </w:r>
                  <w:proofErr w:type="spellEnd"/>
                  <w:r>
                    <w:rPr>
                      <w:rFonts w:ascii="Consolas" w:hAnsi="Consolas"/>
                      <w:color w:val="212529"/>
                      <w:sz w:val="22"/>
                      <w:szCs w:val="22"/>
                    </w:rPr>
                    <w:t>(</w:t>
                  </w:r>
                  <w:proofErr w:type="gramEnd"/>
                  <w:r>
                    <w:rPr>
                      <w:rFonts w:ascii="Consolas" w:hAnsi="Consolas"/>
                      <w:color w:val="212529"/>
                      <w:sz w:val="22"/>
                      <w:szCs w:val="22"/>
                    </w:rPr>
                    <w:t>2)                            #Delay of 2 seconds</w:t>
                  </w:r>
                </w:p>
                <w:p w:rsidR="00913CF7" w:rsidRDefault="00913CF7" w:rsidP="00913CF7">
                  <w:pPr>
                    <w:pStyle w:val="HTMLPreformatted"/>
                    <w:shd w:val="clear" w:color="auto" w:fill="FFFFFF"/>
                    <w:rPr>
                      <w:rFonts w:ascii="Consolas" w:hAnsi="Consolas"/>
                      <w:color w:val="212529"/>
                      <w:sz w:val="22"/>
                      <w:szCs w:val="22"/>
                    </w:rPr>
                  </w:pPr>
                  <w:proofErr w:type="spellStart"/>
                  <w:proofErr w:type="gramStart"/>
                  <w:r>
                    <w:rPr>
                      <w:rFonts w:ascii="Consolas" w:hAnsi="Consolas"/>
                      <w:color w:val="212529"/>
                      <w:sz w:val="22"/>
                      <w:szCs w:val="22"/>
                    </w:rPr>
                    <w:t>GPIO.output</w:t>
                  </w:r>
                  <w:proofErr w:type="spellEnd"/>
                  <w:r>
                    <w:rPr>
                      <w:rFonts w:ascii="Consolas" w:hAnsi="Consolas"/>
                      <w:color w:val="212529"/>
                      <w:sz w:val="22"/>
                      <w:szCs w:val="22"/>
                    </w:rPr>
                    <w:t>(</w:t>
                  </w:r>
                  <w:proofErr w:type="gramEnd"/>
                  <w:r>
                    <w:rPr>
                      <w:rFonts w:ascii="Consolas" w:hAnsi="Consolas"/>
                      <w:color w:val="212529"/>
                      <w:sz w:val="22"/>
                      <w:szCs w:val="22"/>
                    </w:rPr>
                    <w:t>TRIG, True)                  #Set TRIG as HIGH</w:t>
                  </w:r>
                </w:p>
                <w:p w:rsidR="00913CF7" w:rsidRDefault="00913CF7" w:rsidP="00913CF7">
                  <w:pPr>
                    <w:pStyle w:val="HTMLPreformatted"/>
                    <w:shd w:val="clear" w:color="auto" w:fill="FFFFFF"/>
                    <w:rPr>
                      <w:rFonts w:ascii="Consolas" w:hAnsi="Consolas"/>
                      <w:color w:val="212529"/>
                      <w:sz w:val="22"/>
                      <w:szCs w:val="22"/>
                    </w:rPr>
                  </w:pPr>
                  <w:r>
                    <w:rPr>
                      <w:rFonts w:ascii="Consolas" w:hAnsi="Consolas"/>
                      <w:color w:val="212529"/>
                      <w:sz w:val="22"/>
                      <w:szCs w:val="22"/>
                    </w:rPr>
                    <w:t xml:space="preserve">  </w:t>
                  </w:r>
                  <w:proofErr w:type="spellStart"/>
                  <w:proofErr w:type="gramStart"/>
                  <w:r>
                    <w:rPr>
                      <w:rFonts w:ascii="Consolas" w:hAnsi="Consolas"/>
                      <w:color w:val="212529"/>
                      <w:sz w:val="22"/>
                      <w:szCs w:val="22"/>
                    </w:rPr>
                    <w:t>time.sleep</w:t>
                  </w:r>
                  <w:proofErr w:type="spellEnd"/>
                  <w:r>
                    <w:rPr>
                      <w:rFonts w:ascii="Consolas" w:hAnsi="Consolas"/>
                      <w:color w:val="212529"/>
                      <w:sz w:val="22"/>
                      <w:szCs w:val="22"/>
                    </w:rPr>
                    <w:t>(</w:t>
                  </w:r>
                  <w:proofErr w:type="gramEnd"/>
                  <w:r>
                    <w:rPr>
                      <w:rFonts w:ascii="Consolas" w:hAnsi="Consolas"/>
                      <w:color w:val="212529"/>
                      <w:sz w:val="22"/>
                      <w:szCs w:val="22"/>
                    </w:rPr>
                    <w:t>0.00001)                      #Delay of 0.00001 seconds</w:t>
                  </w:r>
                </w:p>
                <w:p w:rsidR="00913CF7" w:rsidRDefault="00913CF7" w:rsidP="00913CF7">
                  <w:pPr>
                    <w:pStyle w:val="HTMLPreformatted"/>
                    <w:shd w:val="clear" w:color="auto" w:fill="FFFFFF"/>
                    <w:rPr>
                      <w:rFonts w:ascii="Consolas" w:hAnsi="Consolas"/>
                      <w:color w:val="212529"/>
                      <w:sz w:val="22"/>
                      <w:szCs w:val="22"/>
                    </w:rPr>
                  </w:pPr>
                  <w:r>
                    <w:rPr>
                      <w:rFonts w:ascii="Consolas" w:hAnsi="Consolas"/>
                      <w:color w:val="212529"/>
                      <w:sz w:val="22"/>
                      <w:szCs w:val="22"/>
                    </w:rPr>
                    <w:t xml:space="preserve">  </w:t>
                  </w:r>
                  <w:proofErr w:type="spellStart"/>
                  <w:proofErr w:type="gramStart"/>
                  <w:r>
                    <w:rPr>
                      <w:rFonts w:ascii="Consolas" w:hAnsi="Consolas"/>
                      <w:color w:val="212529"/>
                      <w:sz w:val="22"/>
                      <w:szCs w:val="22"/>
                    </w:rPr>
                    <w:t>GPIO.output</w:t>
                  </w:r>
                  <w:proofErr w:type="spellEnd"/>
                  <w:r>
                    <w:rPr>
                      <w:rFonts w:ascii="Consolas" w:hAnsi="Consolas"/>
                      <w:color w:val="212529"/>
                      <w:sz w:val="22"/>
                      <w:szCs w:val="22"/>
                    </w:rPr>
                    <w:t>(</w:t>
                  </w:r>
                  <w:proofErr w:type="gramEnd"/>
                  <w:r>
                    <w:rPr>
                      <w:rFonts w:ascii="Consolas" w:hAnsi="Consolas"/>
                      <w:color w:val="212529"/>
                      <w:sz w:val="22"/>
                      <w:szCs w:val="22"/>
                    </w:rPr>
                    <w:t>TRIG, False)                 #Set TRIG as LOW</w:t>
                  </w:r>
                </w:p>
                <w:p w:rsidR="00913CF7" w:rsidRDefault="00913CF7" w:rsidP="00913CF7">
                  <w:pPr>
                    <w:pStyle w:val="HTMLPreformatted"/>
                    <w:shd w:val="clear" w:color="auto" w:fill="FFFFFF"/>
                    <w:rPr>
                      <w:rFonts w:ascii="Consolas" w:hAnsi="Consolas"/>
                      <w:color w:val="212529"/>
                      <w:sz w:val="22"/>
                      <w:szCs w:val="22"/>
                    </w:rPr>
                  </w:pPr>
                  <w:r>
                    <w:rPr>
                      <w:rFonts w:ascii="Consolas" w:hAnsi="Consolas"/>
                      <w:color w:val="212529"/>
                      <w:sz w:val="22"/>
                      <w:szCs w:val="22"/>
                    </w:rPr>
                    <w:t xml:space="preserve"> </w:t>
                  </w:r>
                  <w:proofErr w:type="gramStart"/>
                  <w:r>
                    <w:rPr>
                      <w:rFonts w:ascii="Consolas" w:hAnsi="Consolas"/>
                      <w:color w:val="212529"/>
                      <w:sz w:val="22"/>
                      <w:szCs w:val="22"/>
                    </w:rPr>
                    <w:t>while</w:t>
                  </w:r>
                  <w:proofErr w:type="gramEnd"/>
                  <w:r>
                    <w:rPr>
                      <w:rFonts w:ascii="Consolas" w:hAnsi="Consolas"/>
                      <w:color w:val="212529"/>
                      <w:sz w:val="22"/>
                      <w:szCs w:val="22"/>
                    </w:rPr>
                    <w:t xml:space="preserve"> </w:t>
                  </w:r>
                  <w:proofErr w:type="spellStart"/>
                  <w:r>
                    <w:rPr>
                      <w:rFonts w:ascii="Consolas" w:hAnsi="Consolas"/>
                      <w:color w:val="212529"/>
                      <w:sz w:val="22"/>
                      <w:szCs w:val="22"/>
                    </w:rPr>
                    <w:t>GPIO.input</w:t>
                  </w:r>
                  <w:proofErr w:type="spellEnd"/>
                  <w:r>
                    <w:rPr>
                      <w:rFonts w:ascii="Consolas" w:hAnsi="Consolas"/>
                      <w:color w:val="212529"/>
                      <w:sz w:val="22"/>
                      <w:szCs w:val="22"/>
                    </w:rPr>
                    <w:t>(ECHO)==0:               #Check whether the ECHO is LOW</w:t>
                  </w:r>
                </w:p>
                <w:p w:rsidR="00913CF7" w:rsidRDefault="00913CF7" w:rsidP="00913CF7">
                  <w:pPr>
                    <w:pStyle w:val="HTMLPreformatted"/>
                    <w:shd w:val="clear" w:color="auto" w:fill="FFFFFF"/>
                    <w:rPr>
                      <w:rFonts w:ascii="Consolas" w:hAnsi="Consolas"/>
                      <w:color w:val="212529"/>
                      <w:sz w:val="22"/>
                      <w:szCs w:val="22"/>
                    </w:rPr>
                  </w:pPr>
                  <w:r>
                    <w:rPr>
                      <w:rFonts w:ascii="Consolas" w:hAnsi="Consolas"/>
                      <w:color w:val="212529"/>
                      <w:sz w:val="22"/>
                      <w:szCs w:val="22"/>
                    </w:rPr>
                    <w:t xml:space="preserve">    </w:t>
                  </w:r>
                  <w:proofErr w:type="spellStart"/>
                  <w:r>
                    <w:rPr>
                      <w:rFonts w:ascii="Consolas" w:hAnsi="Consolas"/>
                      <w:color w:val="212529"/>
                      <w:sz w:val="22"/>
                      <w:szCs w:val="22"/>
                    </w:rPr>
                    <w:t>pulse_start</w:t>
                  </w:r>
                  <w:proofErr w:type="spellEnd"/>
                  <w:r>
                    <w:rPr>
                      <w:rFonts w:ascii="Consolas" w:hAnsi="Consolas"/>
                      <w:color w:val="212529"/>
                      <w:sz w:val="22"/>
                      <w:szCs w:val="22"/>
                    </w:rPr>
                    <w:t xml:space="preserve"> = </w:t>
                  </w:r>
                  <w:proofErr w:type="spellStart"/>
                  <w:proofErr w:type="gramStart"/>
                  <w:r>
                    <w:rPr>
                      <w:rFonts w:ascii="Consolas" w:hAnsi="Consolas"/>
                      <w:color w:val="212529"/>
                      <w:sz w:val="22"/>
                      <w:szCs w:val="22"/>
                    </w:rPr>
                    <w:t>time.time</w:t>
                  </w:r>
                  <w:proofErr w:type="spellEnd"/>
                  <w:r>
                    <w:rPr>
                      <w:rFonts w:ascii="Consolas" w:hAnsi="Consolas"/>
                      <w:color w:val="212529"/>
                      <w:sz w:val="22"/>
                      <w:szCs w:val="22"/>
                    </w:rPr>
                    <w:t>(</w:t>
                  </w:r>
                  <w:proofErr w:type="gramEnd"/>
                  <w:r>
                    <w:rPr>
                      <w:rFonts w:ascii="Consolas" w:hAnsi="Consolas"/>
                      <w:color w:val="212529"/>
                      <w:sz w:val="22"/>
                      <w:szCs w:val="22"/>
                    </w:rPr>
                    <w:t>)              #Saves the last known time of LOW pulse</w:t>
                  </w:r>
                </w:p>
                <w:p w:rsidR="00913CF7" w:rsidRDefault="00913CF7" w:rsidP="00913CF7">
                  <w:pPr>
                    <w:pStyle w:val="HTMLPreformatted"/>
                    <w:shd w:val="clear" w:color="auto" w:fill="FFFFFF"/>
                    <w:rPr>
                      <w:rFonts w:ascii="Consolas" w:hAnsi="Consolas"/>
                      <w:color w:val="212529"/>
                      <w:sz w:val="22"/>
                      <w:szCs w:val="22"/>
                    </w:rPr>
                  </w:pPr>
                  <w:proofErr w:type="gramStart"/>
                  <w:r>
                    <w:rPr>
                      <w:rFonts w:ascii="Consolas" w:hAnsi="Consolas"/>
                      <w:color w:val="212529"/>
                      <w:sz w:val="22"/>
                      <w:szCs w:val="22"/>
                    </w:rPr>
                    <w:t>while</w:t>
                  </w:r>
                  <w:proofErr w:type="gramEnd"/>
                  <w:r>
                    <w:rPr>
                      <w:rFonts w:ascii="Consolas" w:hAnsi="Consolas"/>
                      <w:color w:val="212529"/>
                      <w:sz w:val="22"/>
                      <w:szCs w:val="22"/>
                    </w:rPr>
                    <w:t xml:space="preserve"> </w:t>
                  </w:r>
                  <w:proofErr w:type="spellStart"/>
                  <w:r>
                    <w:rPr>
                      <w:rFonts w:ascii="Consolas" w:hAnsi="Consolas"/>
                      <w:color w:val="212529"/>
                      <w:sz w:val="22"/>
                      <w:szCs w:val="22"/>
                    </w:rPr>
                    <w:t>GPIO.input</w:t>
                  </w:r>
                  <w:proofErr w:type="spellEnd"/>
                  <w:r>
                    <w:rPr>
                      <w:rFonts w:ascii="Consolas" w:hAnsi="Consolas"/>
                      <w:color w:val="212529"/>
                      <w:sz w:val="22"/>
                      <w:szCs w:val="22"/>
                    </w:rPr>
                    <w:t>(ECHO)==1:               #Check whether the ECHO is HIGH</w:t>
                  </w:r>
                </w:p>
                <w:p w:rsidR="00913CF7" w:rsidRDefault="00913CF7" w:rsidP="00913CF7">
                  <w:pPr>
                    <w:pStyle w:val="HTMLPreformatted"/>
                    <w:shd w:val="clear" w:color="auto" w:fill="FFFFFF"/>
                    <w:rPr>
                      <w:rFonts w:ascii="Consolas" w:hAnsi="Consolas"/>
                      <w:color w:val="212529"/>
                      <w:sz w:val="22"/>
                      <w:szCs w:val="22"/>
                    </w:rPr>
                  </w:pPr>
                  <w:r>
                    <w:rPr>
                      <w:rFonts w:ascii="Consolas" w:hAnsi="Consolas"/>
                      <w:color w:val="212529"/>
                      <w:sz w:val="22"/>
                      <w:szCs w:val="22"/>
                    </w:rPr>
                    <w:t xml:space="preserve">    </w:t>
                  </w:r>
                  <w:proofErr w:type="spellStart"/>
                  <w:r>
                    <w:rPr>
                      <w:rFonts w:ascii="Consolas" w:hAnsi="Consolas"/>
                      <w:color w:val="212529"/>
                      <w:sz w:val="22"/>
                      <w:szCs w:val="22"/>
                    </w:rPr>
                    <w:t>pulse_end</w:t>
                  </w:r>
                  <w:proofErr w:type="spellEnd"/>
                  <w:r>
                    <w:rPr>
                      <w:rFonts w:ascii="Consolas" w:hAnsi="Consolas"/>
                      <w:color w:val="212529"/>
                      <w:sz w:val="22"/>
                      <w:szCs w:val="22"/>
                    </w:rPr>
                    <w:t xml:space="preserve"> = </w:t>
                  </w:r>
                  <w:proofErr w:type="spellStart"/>
                  <w:proofErr w:type="gramStart"/>
                  <w:r>
                    <w:rPr>
                      <w:rFonts w:ascii="Consolas" w:hAnsi="Consolas"/>
                      <w:color w:val="212529"/>
                      <w:sz w:val="22"/>
                      <w:szCs w:val="22"/>
                    </w:rPr>
                    <w:t>time.time</w:t>
                  </w:r>
                  <w:proofErr w:type="spellEnd"/>
                  <w:r>
                    <w:rPr>
                      <w:rFonts w:ascii="Consolas" w:hAnsi="Consolas"/>
                      <w:color w:val="212529"/>
                      <w:sz w:val="22"/>
                      <w:szCs w:val="22"/>
                    </w:rPr>
                    <w:t>(</w:t>
                  </w:r>
                  <w:proofErr w:type="gramEnd"/>
                  <w:r>
                    <w:rPr>
                      <w:rFonts w:ascii="Consolas" w:hAnsi="Consolas"/>
                      <w:color w:val="212529"/>
                      <w:sz w:val="22"/>
                      <w:szCs w:val="22"/>
                    </w:rPr>
                    <w:t xml:space="preserve">)                #Saves the last known time  o                </w:t>
                  </w:r>
                  <w:proofErr w:type="spellStart"/>
                  <w:r>
                    <w:rPr>
                      <w:rFonts w:ascii="Consolas" w:hAnsi="Consolas"/>
                      <w:color w:val="212529"/>
                      <w:sz w:val="22"/>
                      <w:szCs w:val="22"/>
                    </w:rPr>
                    <w:t>fH</w:t>
                  </w:r>
                  <w:proofErr w:type="spellEnd"/>
                  <w:r>
                    <w:rPr>
                      <w:rFonts w:ascii="Consolas" w:hAnsi="Consolas"/>
                      <w:color w:val="212529"/>
                      <w:sz w:val="22"/>
                      <w:szCs w:val="22"/>
                    </w:rPr>
                    <w:t xml:space="preserve">                                                  f HIGH pulse </w:t>
                  </w:r>
                </w:p>
                <w:p w:rsidR="00913CF7" w:rsidRDefault="00913CF7" w:rsidP="00913CF7">
                  <w:pPr>
                    <w:pStyle w:val="HTMLPreformatted"/>
                    <w:shd w:val="clear" w:color="auto" w:fill="FFFFFF"/>
                    <w:rPr>
                      <w:rFonts w:ascii="Consolas" w:hAnsi="Consolas"/>
                      <w:color w:val="212529"/>
                      <w:sz w:val="22"/>
                      <w:szCs w:val="22"/>
                    </w:rPr>
                  </w:pPr>
                  <w:proofErr w:type="spellStart"/>
                  <w:r>
                    <w:rPr>
                      <w:rFonts w:ascii="Consolas" w:hAnsi="Consolas"/>
                      <w:color w:val="212529"/>
                      <w:sz w:val="22"/>
                      <w:szCs w:val="22"/>
                    </w:rPr>
                    <w:t>pulse_duration</w:t>
                  </w:r>
                  <w:proofErr w:type="spellEnd"/>
                  <w:r>
                    <w:rPr>
                      <w:rFonts w:ascii="Consolas" w:hAnsi="Consolas"/>
                      <w:color w:val="212529"/>
                      <w:sz w:val="22"/>
                      <w:szCs w:val="22"/>
                    </w:rPr>
                    <w:t xml:space="preserve"> = </w:t>
                  </w:r>
                  <w:proofErr w:type="spellStart"/>
                  <w:r>
                    <w:rPr>
                      <w:rFonts w:ascii="Consolas" w:hAnsi="Consolas"/>
                      <w:color w:val="212529"/>
                      <w:sz w:val="22"/>
                      <w:szCs w:val="22"/>
                    </w:rPr>
                    <w:t>pulse_end</w:t>
                  </w:r>
                  <w:proofErr w:type="spellEnd"/>
                  <w:r>
                    <w:rPr>
                      <w:rFonts w:ascii="Consolas" w:hAnsi="Consolas"/>
                      <w:color w:val="212529"/>
                      <w:sz w:val="22"/>
                      <w:szCs w:val="22"/>
                    </w:rPr>
                    <w:t xml:space="preserve"> - </w:t>
                  </w:r>
                  <w:proofErr w:type="spellStart"/>
                  <w:r>
                    <w:rPr>
                      <w:rFonts w:ascii="Consolas" w:hAnsi="Consolas"/>
                      <w:color w:val="212529"/>
                      <w:sz w:val="22"/>
                      <w:szCs w:val="22"/>
                    </w:rPr>
                    <w:t>pulse_start</w:t>
                  </w:r>
                  <w:proofErr w:type="spellEnd"/>
                  <w:r>
                    <w:rPr>
                      <w:rFonts w:ascii="Consolas" w:hAnsi="Consolas"/>
                      <w:color w:val="212529"/>
                      <w:sz w:val="22"/>
                      <w:szCs w:val="22"/>
                    </w:rPr>
                    <w:t xml:space="preserve"> #Get pulse duration to a variable</w:t>
                  </w:r>
                </w:p>
                <w:p w:rsidR="00913CF7" w:rsidRDefault="00913CF7" w:rsidP="00913CF7">
                  <w:pPr>
                    <w:pStyle w:val="HTMLPreformatted"/>
                    <w:shd w:val="clear" w:color="auto" w:fill="FFFFFF"/>
                    <w:rPr>
                      <w:rFonts w:ascii="Consolas" w:hAnsi="Consolas"/>
                      <w:color w:val="212529"/>
                      <w:sz w:val="22"/>
                      <w:szCs w:val="22"/>
                    </w:rPr>
                  </w:pPr>
                  <w:proofErr w:type="gramStart"/>
                  <w:r>
                    <w:rPr>
                      <w:rFonts w:ascii="Consolas" w:hAnsi="Consolas"/>
                      <w:color w:val="212529"/>
                      <w:sz w:val="22"/>
                      <w:szCs w:val="22"/>
                    </w:rPr>
                    <w:t>distance</w:t>
                  </w:r>
                  <w:proofErr w:type="gramEnd"/>
                  <w:r>
                    <w:rPr>
                      <w:rFonts w:ascii="Consolas" w:hAnsi="Consolas"/>
                      <w:color w:val="212529"/>
                      <w:sz w:val="22"/>
                      <w:szCs w:val="22"/>
                    </w:rPr>
                    <w:t xml:space="preserve"> = </w:t>
                  </w:r>
                  <w:proofErr w:type="spellStart"/>
                  <w:r>
                    <w:rPr>
                      <w:rFonts w:ascii="Consolas" w:hAnsi="Consolas"/>
                      <w:color w:val="212529"/>
                      <w:sz w:val="22"/>
                      <w:szCs w:val="22"/>
                    </w:rPr>
                    <w:t>pulse_duration</w:t>
                  </w:r>
                  <w:proofErr w:type="spellEnd"/>
                  <w:r>
                    <w:rPr>
                      <w:rFonts w:ascii="Consolas" w:hAnsi="Consolas"/>
                      <w:color w:val="212529"/>
                      <w:sz w:val="22"/>
                      <w:szCs w:val="22"/>
                    </w:rPr>
                    <w:t xml:space="preserve"> * 17150        #Multiply pulse duration by 17150                    t                                                           to get </w:t>
                  </w:r>
                  <w:proofErr w:type="spellStart"/>
                  <w:r>
                    <w:rPr>
                      <w:rFonts w:ascii="Consolas" w:hAnsi="Consolas"/>
                      <w:color w:val="212529"/>
                      <w:sz w:val="22"/>
                      <w:szCs w:val="22"/>
                    </w:rPr>
                    <w:t>distancedistance</w:t>
                  </w:r>
                  <w:proofErr w:type="spellEnd"/>
                  <w:r>
                    <w:rPr>
                      <w:rFonts w:ascii="Consolas" w:hAnsi="Consolas"/>
                      <w:color w:val="212529"/>
                      <w:sz w:val="22"/>
                      <w:szCs w:val="22"/>
                    </w:rPr>
                    <w:t xml:space="preserve"> = round(distance, 2)            #Round to two decimal points</w:t>
                  </w:r>
                </w:p>
                <w:p w:rsidR="00913CF7" w:rsidRDefault="00913CF7" w:rsidP="00913CF7">
                  <w:pPr>
                    <w:pStyle w:val="HTMLPreformatted"/>
                    <w:shd w:val="clear" w:color="auto" w:fill="FFFFFF"/>
                    <w:rPr>
                      <w:rFonts w:ascii="Consolas" w:hAnsi="Consolas"/>
                      <w:color w:val="212529"/>
                      <w:sz w:val="22"/>
                      <w:szCs w:val="22"/>
                    </w:rPr>
                  </w:pPr>
                  <w:proofErr w:type="gramStart"/>
                  <w:r>
                    <w:rPr>
                      <w:rFonts w:ascii="Consolas" w:hAnsi="Consolas"/>
                      <w:color w:val="212529"/>
                      <w:sz w:val="22"/>
                      <w:szCs w:val="22"/>
                    </w:rPr>
                    <w:t>if</w:t>
                  </w:r>
                  <w:proofErr w:type="gramEnd"/>
                  <w:r>
                    <w:rPr>
                      <w:rFonts w:ascii="Consolas" w:hAnsi="Consolas"/>
                      <w:color w:val="212529"/>
                      <w:sz w:val="22"/>
                      <w:szCs w:val="22"/>
                    </w:rPr>
                    <w:t xml:space="preserve"> distance &gt; 2 and distance &lt; 400:      #Check whether the distance is    w                                                      Within </w:t>
                  </w:r>
                  <w:proofErr w:type="spellStart"/>
                  <w:r>
                    <w:rPr>
                      <w:rFonts w:ascii="Consolas" w:hAnsi="Consolas"/>
                      <w:color w:val="212529"/>
                      <w:sz w:val="22"/>
                      <w:szCs w:val="22"/>
                    </w:rPr>
                    <w:t>rangeprint</w:t>
                  </w:r>
                  <w:proofErr w:type="spellEnd"/>
                  <w:r>
                    <w:rPr>
                      <w:rFonts w:ascii="Consolas" w:hAnsi="Consolas"/>
                      <w:color w:val="212529"/>
                      <w:sz w:val="22"/>
                      <w:szCs w:val="22"/>
                    </w:rPr>
                    <w:t xml:space="preserve"> "Distance:",distance - 0.5,"cm"  #Print distance with 0.5 cm c                 a                                                              </w:t>
                  </w:r>
                  <w:proofErr w:type="spellStart"/>
                  <w:r>
                    <w:rPr>
                      <w:rFonts w:ascii="Consolas" w:hAnsi="Consolas"/>
                      <w:color w:val="212529"/>
                      <w:sz w:val="22"/>
                      <w:szCs w:val="22"/>
                    </w:rPr>
                    <w:t>alibration</w:t>
                  </w:r>
                  <w:proofErr w:type="spellEnd"/>
                </w:p>
                <w:p w:rsidR="00913CF7" w:rsidRDefault="00913CF7" w:rsidP="00913CF7">
                  <w:pPr>
                    <w:pStyle w:val="HTMLPreformatted"/>
                    <w:shd w:val="clear" w:color="auto" w:fill="FFFFFF"/>
                    <w:rPr>
                      <w:rFonts w:ascii="Consolas" w:hAnsi="Consolas"/>
                      <w:color w:val="212529"/>
                      <w:sz w:val="22"/>
                      <w:szCs w:val="22"/>
                    </w:rPr>
                  </w:pPr>
                  <w:r>
                    <w:rPr>
                      <w:rFonts w:ascii="Consolas" w:hAnsi="Consolas"/>
                      <w:color w:val="212529"/>
                      <w:sz w:val="22"/>
                      <w:szCs w:val="22"/>
                    </w:rPr>
                    <w:t xml:space="preserve">  </w:t>
                  </w:r>
                  <w:proofErr w:type="gramStart"/>
                  <w:r>
                    <w:rPr>
                      <w:rFonts w:ascii="Consolas" w:hAnsi="Consolas"/>
                      <w:color w:val="212529"/>
                      <w:sz w:val="22"/>
                      <w:szCs w:val="22"/>
                    </w:rPr>
                    <w:t>else</w:t>
                  </w:r>
                  <w:proofErr w:type="gramEnd"/>
                  <w:r>
                    <w:rPr>
                      <w:rFonts w:ascii="Consolas" w:hAnsi="Consolas"/>
                      <w:color w:val="212529"/>
                      <w:sz w:val="22"/>
                      <w:szCs w:val="22"/>
                    </w:rPr>
                    <w:t>:</w:t>
                  </w:r>
                </w:p>
                <w:p w:rsidR="00913CF7" w:rsidRDefault="00913CF7" w:rsidP="00913CF7">
                  <w:pPr>
                    <w:pStyle w:val="HTMLPreformatted"/>
                    <w:shd w:val="clear" w:color="auto" w:fill="FFFFFF"/>
                    <w:rPr>
                      <w:rFonts w:ascii="Consolas" w:hAnsi="Consolas"/>
                      <w:color w:val="212529"/>
                      <w:sz w:val="22"/>
                      <w:szCs w:val="22"/>
                    </w:rPr>
                  </w:pPr>
                  <w:r>
                    <w:rPr>
                      <w:rFonts w:ascii="Consolas" w:hAnsi="Consolas"/>
                      <w:color w:val="212529"/>
                      <w:sz w:val="22"/>
                      <w:szCs w:val="22"/>
                    </w:rPr>
                    <w:t xml:space="preserve">    </w:t>
                  </w:r>
                  <w:proofErr w:type="gramStart"/>
                  <w:r>
                    <w:rPr>
                      <w:rFonts w:ascii="Consolas" w:hAnsi="Consolas"/>
                      <w:color w:val="212529"/>
                      <w:sz w:val="22"/>
                      <w:szCs w:val="22"/>
                    </w:rPr>
                    <w:t>print</w:t>
                  </w:r>
                  <w:proofErr w:type="gramEnd"/>
                  <w:r>
                    <w:rPr>
                      <w:rFonts w:ascii="Consolas" w:hAnsi="Consolas"/>
                      <w:color w:val="212529"/>
                      <w:sz w:val="22"/>
                      <w:szCs w:val="22"/>
                    </w:rPr>
                    <w:t xml:space="preserve"> "Out Of Range"</w:t>
                  </w:r>
                </w:p>
                <w:p w:rsidR="00913CF7" w:rsidRDefault="00913CF7" w:rsidP="00913CF7"/>
                <w:p w:rsidR="00913CF7" w:rsidRDefault="00913CF7" w:rsidP="00913CF7"/>
                <w:p w:rsidR="00913CF7" w:rsidRDefault="00913CF7" w:rsidP="00913CF7">
                  <w:r>
                    <w:t xml:space="preserve"># </w:t>
                  </w:r>
                  <w:proofErr w:type="gramStart"/>
                  <w:r>
                    <w:t>grab</w:t>
                  </w:r>
                  <w:proofErr w:type="gramEnd"/>
                  <w:r>
                    <w:t xml:space="preserve"> the frame from the threaded video stream, resize it, and</w:t>
                  </w:r>
                  <w:r>
                    <w:br/>
                    <w:t xml:space="preserve"># grab its </w:t>
                  </w:r>
                  <w:proofErr w:type="spellStart"/>
                  <w:r>
                    <w:t>imensions</w:t>
                  </w:r>
                  <w:proofErr w:type="spellEnd"/>
                  <w:r>
                    <w:br/>
                    <w:t xml:space="preserve">  frame = </w:t>
                  </w:r>
                  <w:proofErr w:type="spellStart"/>
                  <w:r>
                    <w:t>vs.read</w:t>
                  </w:r>
                  <w:proofErr w:type="spellEnd"/>
                  <w:r>
                    <w:t>()</w:t>
                  </w:r>
                  <w:r>
                    <w:br/>
                    <w:t xml:space="preserve">  frame = </w:t>
                  </w:r>
                  <w:proofErr w:type="spellStart"/>
                  <w:r>
                    <w:t>imutils.resize</w:t>
                  </w:r>
                  <w:proofErr w:type="spellEnd"/>
                  <w:r>
                    <w:t>(frame, width=400)</w:t>
                  </w:r>
                  <w:r>
                    <w:br/>
                    <w:t>(</w:t>
                  </w:r>
                  <w:proofErr w:type="spellStart"/>
                  <w:r>
                    <w:t>fH</w:t>
                  </w:r>
                  <w:proofErr w:type="spellEnd"/>
                  <w:r>
                    <w:t xml:space="preserve">, </w:t>
                  </w:r>
                  <w:proofErr w:type="spellStart"/>
                  <w:r>
                    <w:t>fW</w:t>
                  </w:r>
                  <w:proofErr w:type="spellEnd"/>
                  <w:r>
                    <w:t xml:space="preserve">) = </w:t>
                  </w:r>
                  <w:proofErr w:type="spellStart"/>
                  <w:r>
                    <w:t>frame.shape</w:t>
                  </w:r>
                  <w:proofErr w:type="spellEnd"/>
                  <w:r>
                    <w:t>[:2]</w:t>
                  </w:r>
                </w:p>
                <w:p w:rsidR="00913CF7" w:rsidRDefault="00913CF7" w:rsidP="00913CF7">
                  <w:r>
                    <w:t xml:space="preserve"># </w:t>
                  </w:r>
                  <w:proofErr w:type="gramStart"/>
                  <w:r>
                    <w:t>if</w:t>
                  </w:r>
                  <w:proofErr w:type="gramEnd"/>
                  <w:r>
                    <w:t xml:space="preserve"> the input queue *is* empty, give the current frame to</w:t>
                  </w:r>
                  <w:r>
                    <w:br/>
                    <w:t># classify</w:t>
                  </w:r>
                  <w:r>
                    <w:br/>
                    <w:t xml:space="preserve">if </w:t>
                  </w:r>
                  <w:proofErr w:type="spellStart"/>
                  <w:r>
                    <w:t>inputQueue.empty</w:t>
                  </w:r>
                  <w:proofErr w:type="spellEnd"/>
                  <w:r>
                    <w:t>():</w:t>
                  </w:r>
                  <w:r>
                    <w:br/>
                    <w:t> </w:t>
                  </w:r>
                  <w:proofErr w:type="spellStart"/>
                  <w:r>
                    <w:t>inputQueue.put</w:t>
                  </w:r>
                  <w:proofErr w:type="spellEnd"/>
                  <w:r>
                    <w:t>(frame)</w:t>
                  </w:r>
                </w:p>
                <w:p w:rsidR="00913CF7" w:rsidRDefault="00913CF7" w:rsidP="00913CF7">
                  <w:r>
                    <w:t xml:space="preserve"># </w:t>
                  </w:r>
                  <w:proofErr w:type="gramStart"/>
                  <w:r>
                    <w:t>if</w:t>
                  </w:r>
                  <w:proofErr w:type="gramEnd"/>
                  <w:r>
                    <w:t xml:space="preserve"> the output queue *is not* empty, grab the detections</w:t>
                  </w:r>
                  <w:r>
                    <w:br/>
                    <w:t xml:space="preserve">if not </w:t>
                  </w:r>
                  <w:proofErr w:type="spellStart"/>
                  <w:r>
                    <w:t>outputQueue.empty</w:t>
                  </w:r>
                  <w:proofErr w:type="spellEnd"/>
                  <w:r>
                    <w:t>():</w:t>
                  </w:r>
                  <w:r>
                    <w:br/>
                    <w:t xml:space="preserve"> detections = </w:t>
                  </w:r>
                  <w:proofErr w:type="spellStart"/>
                  <w:r>
                    <w:t>outputQueue.get</w:t>
                  </w:r>
                  <w:proofErr w:type="spellEnd"/>
                  <w:r>
                    <w:t>()</w:t>
                  </w:r>
                </w:p>
                <w:p w:rsidR="00913CF7" w:rsidRDefault="00913CF7" w:rsidP="00913CF7">
                  <w:r>
                    <w:t xml:space="preserve"># check to see if our </w:t>
                  </w:r>
                  <w:proofErr w:type="spellStart"/>
                  <w:r>
                    <w:t>detectios</w:t>
                  </w:r>
                  <w:proofErr w:type="spellEnd"/>
                  <w:r>
                    <w:t xml:space="preserve"> are not None (and if so, we'll</w:t>
                  </w:r>
                  <w:r>
                    <w:br/>
                    <w:t># draw the detections on the frame)</w:t>
                  </w:r>
                  <w:r>
                    <w:br/>
                    <w:t>if detections is not None:</w:t>
                  </w:r>
                  <w:r>
                    <w:br/>
                    <w:t>    # loop over the detections</w:t>
                  </w:r>
                  <w:r>
                    <w:br/>
                    <w:t xml:space="preserve">    for </w:t>
                  </w:r>
                  <w:proofErr w:type="spellStart"/>
                  <w:r>
                    <w:t>i</w:t>
                  </w:r>
                  <w:proofErr w:type="spellEnd"/>
                  <w:r>
                    <w:t xml:space="preserve"> in </w:t>
                  </w:r>
                  <w:proofErr w:type="spellStart"/>
                  <w:r>
                    <w:t>np.arange</w:t>
                  </w:r>
                  <w:proofErr w:type="spellEnd"/>
                  <w:r>
                    <w:t xml:space="preserve">(0, </w:t>
                  </w:r>
                  <w:proofErr w:type="spellStart"/>
                  <w:r>
                    <w:t>detections.shape</w:t>
                  </w:r>
                  <w:proofErr w:type="spellEnd"/>
                  <w:r>
                    <w:t>[2]):</w:t>
                  </w:r>
                  <w:r>
                    <w:br/>
                    <w:t>        # extract the confidence (i.e., probability) associated</w:t>
                  </w:r>
                  <w:r>
                    <w:br/>
                    <w:t>        # with the prediction</w:t>
                  </w:r>
                  <w:r>
                    <w:br/>
                    <w:t xml:space="preserve">        confidence = detections[0, 0, </w:t>
                  </w:r>
                  <w:proofErr w:type="spellStart"/>
                  <w:r>
                    <w:t>i</w:t>
                  </w:r>
                  <w:proofErr w:type="spellEnd"/>
                  <w:r>
                    <w:t>, 2]</w:t>
                  </w:r>
                  <w:r>
                    <w:br/>
                    <w:t>        # filter out weak detections by ensuring the `confidence`</w:t>
                  </w:r>
                  <w:r>
                    <w:br/>
                    <w:t>        # is greater than the minimum confidence</w:t>
                  </w:r>
                  <w:r>
                    <w:br/>
                    <w:t xml:space="preserve">        if confidence &lt; </w:t>
                  </w:r>
                  <w:proofErr w:type="spellStart"/>
                  <w:r>
                    <w:t>args</w:t>
                  </w:r>
                  <w:proofErr w:type="spellEnd"/>
                  <w:r>
                    <w:t>["confidence"]:</w:t>
                  </w:r>
                  <w:r>
                    <w:br/>
                    <w:t>            continue</w:t>
                  </w:r>
                  <w:r>
                    <w:br/>
                    <w:t>        # otherwise, extract the index of the class label from</w:t>
                  </w:r>
                  <w:r>
                    <w:br/>
                    <w:t>        # the `detections`, then compute the (x, y)-coordinates</w:t>
                  </w:r>
                  <w:r>
                    <w:br/>
                    <w:t># of the bounding box for the object</w:t>
                  </w:r>
                  <w:r>
                    <w:br/>
                    <w:t xml:space="preserve">            </w:t>
                  </w:r>
                  <w:proofErr w:type="spellStart"/>
                  <w:r>
                    <w:t>idx</w:t>
                  </w:r>
                  <w:proofErr w:type="spellEnd"/>
                  <w:r>
                    <w:t xml:space="preserve"> = </w:t>
                  </w:r>
                  <w:proofErr w:type="spellStart"/>
                  <w:r>
                    <w:t>int</w:t>
                  </w:r>
                  <w:proofErr w:type="spellEnd"/>
                  <w:r>
                    <w:t xml:space="preserve">(detections[0, 0, </w:t>
                  </w:r>
                  <w:proofErr w:type="spellStart"/>
                  <w:r>
                    <w:t>i</w:t>
                  </w:r>
                  <w:proofErr w:type="spellEnd"/>
                  <w:r>
                    <w:t>, 1])</w:t>
                  </w:r>
                  <w:r>
                    <w:br/>
                  </w:r>
                </w:p>
              </w:txbxContent>
            </v:textbox>
          </v:shape>
        </w:pict>
      </w:r>
      <w:r w:rsidR="004F343E" w:rsidRPr="00870E7E">
        <w:rPr>
          <w:noProof/>
          <w:lang w:val="en-US"/>
        </w:rPr>
        <w:drawing>
          <wp:inline distT="0" distB="0" distL="0" distR="0">
            <wp:extent cx="7543800" cy="10690860"/>
            <wp:effectExtent l="0" t="0" r="0" b="0"/>
            <wp:docPr id="26" name="Picture 8">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ED99CCE2-29B4-44D7-ACCF-3A95EF63B2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8">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ED99CCE2-29B4-44D7-ACCF-3A95EF63B2AC}"/>
                        </a:ext>
                      </a:extLst>
                    </pic:cNvPr>
                    <pic:cNvPicPr>
                      <a:picLocks noChangeAspect="1" noChangeArrowheads="1"/>
                    </pic:cNvPicPr>
                  </pic:nvPicPr>
                  <pic:blipFill>
                    <a:blip r:embed="rId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544386" cy="10691690"/>
                    </a:xfrm>
                    <a:prstGeom prst="rect">
                      <a:avLst/>
                    </a:prstGeom>
                    <a:noFill/>
                    <a:ln>
                      <a:noFill/>
                    </a:ln>
                  </pic:spPr>
                </pic:pic>
              </a:graphicData>
            </a:graphic>
          </wp:inline>
        </w:drawing>
      </w:r>
    </w:p>
    <w:p w:rsidR="004F343E" w:rsidRDefault="00C13547" w:rsidP="00870E7E">
      <w:pPr>
        <w:ind w:left="-1418" w:right="-1440"/>
      </w:pPr>
      <w:r>
        <w:rPr>
          <w:noProof/>
          <w:lang w:val="en-US"/>
        </w:rPr>
        <w:lastRenderedPageBreak/>
        <w:pict>
          <v:shape id="_x0000_s1044" type="#_x0000_t202" style="position:absolute;left:0;text-align:left;margin-left:-34.5pt;margin-top:51pt;width:519pt;height:738pt;z-index:251674624" strokecolor="white [3212]">
            <v:textbox>
              <w:txbxContent>
                <w:tbl>
                  <w:tblPr>
                    <w:tblW w:w="0" w:type="auto"/>
                    <w:tblCellSpacing w:w="15" w:type="dxa"/>
                    <w:tblInd w:w="-60" w:type="dxa"/>
                    <w:tblCellMar>
                      <w:left w:w="0" w:type="dxa"/>
                      <w:right w:w="0" w:type="dxa"/>
                    </w:tblCellMar>
                    <w:tblLook w:val="04A0"/>
                  </w:tblPr>
                  <w:tblGrid>
                    <w:gridCol w:w="9146"/>
                  </w:tblGrid>
                  <w:tr w:rsidR="00C13547" w:rsidTr="00986D24">
                    <w:trPr>
                      <w:tblCellSpacing w:w="15" w:type="dxa"/>
                    </w:trPr>
                    <w:tc>
                      <w:tcPr>
                        <w:tcW w:w="9086" w:type="dxa"/>
                        <w:vAlign w:val="center"/>
                        <w:hideMark/>
                      </w:tcPr>
                      <w:tbl>
                        <w:tblPr>
                          <w:tblW w:w="0" w:type="auto"/>
                          <w:tblCellSpacing w:w="15" w:type="dxa"/>
                          <w:tblCellMar>
                            <w:left w:w="0" w:type="dxa"/>
                            <w:right w:w="0" w:type="dxa"/>
                          </w:tblCellMar>
                          <w:tblLook w:val="04A0"/>
                        </w:tblPr>
                        <w:tblGrid>
                          <w:gridCol w:w="66"/>
                        </w:tblGrid>
                        <w:tr w:rsidR="00C13547" w:rsidTr="00986D24">
                          <w:trPr>
                            <w:tblCellSpacing w:w="15" w:type="dxa"/>
                          </w:trPr>
                          <w:tc>
                            <w:tcPr>
                              <w:tcW w:w="0" w:type="auto"/>
                              <w:vAlign w:val="center"/>
                              <w:hideMark/>
                            </w:tcPr>
                            <w:p w:rsidR="00C13547" w:rsidRDefault="00C13547" w:rsidP="00986D24">
                              <w:pPr>
                                <w:rPr>
                                  <w:sz w:val="24"/>
                                  <w:szCs w:val="24"/>
                                </w:rPr>
                              </w:pPr>
                            </w:p>
                          </w:tc>
                        </w:tr>
                      </w:tbl>
                      <w:p w:rsidR="00C13547" w:rsidRDefault="00C13547" w:rsidP="00C13547">
                        <w:r>
                          <w:t> </w:t>
                        </w:r>
                      </w:p>
                      <w:p w:rsidR="00C13547" w:rsidRDefault="00C13547" w:rsidP="00986D24">
                        <w:r>
                          <w:t xml:space="preserve">           dims = </w:t>
                        </w:r>
                        <w:proofErr w:type="spellStart"/>
                        <w:r>
                          <w:t>np.array</w:t>
                        </w:r>
                        <w:proofErr w:type="spellEnd"/>
                        <w:r>
                          <w:t>([</w:t>
                        </w:r>
                        <w:proofErr w:type="spellStart"/>
                        <w:r>
                          <w:t>fW</w:t>
                        </w:r>
                        <w:proofErr w:type="spellEnd"/>
                        <w:r>
                          <w:t xml:space="preserve">, </w:t>
                        </w:r>
                        <w:proofErr w:type="spellStart"/>
                        <w:r>
                          <w:t>fH</w:t>
                        </w:r>
                        <w:proofErr w:type="spellEnd"/>
                        <w:r>
                          <w:t xml:space="preserve">, </w:t>
                        </w:r>
                        <w:proofErr w:type="spellStart"/>
                        <w:r>
                          <w:t>fW</w:t>
                        </w:r>
                        <w:proofErr w:type="spellEnd"/>
                        <w:r>
                          <w:t xml:space="preserve">, </w:t>
                        </w:r>
                        <w:proofErr w:type="spellStart"/>
                        <w:r>
                          <w:t>fH</w:t>
                        </w:r>
                        <w:proofErr w:type="spellEnd"/>
                        <w:r>
                          <w:t>])</w:t>
                        </w:r>
                        <w:r>
                          <w:br/>
                          <w:t xml:space="preserve">            box = detections[0, 0, </w:t>
                        </w:r>
                        <w:proofErr w:type="spellStart"/>
                        <w:r>
                          <w:t>i</w:t>
                        </w:r>
                        <w:proofErr w:type="spellEnd"/>
                        <w:r>
                          <w:t>, 3:7] * dims</w:t>
                        </w:r>
                        <w:r>
                          <w:br/>
                          <w:t>            (</w:t>
                        </w:r>
                        <w:proofErr w:type="spellStart"/>
                        <w:r>
                          <w:t>startX</w:t>
                        </w:r>
                        <w:proofErr w:type="spellEnd"/>
                        <w:r>
                          <w:t xml:space="preserve">, </w:t>
                        </w:r>
                        <w:proofErr w:type="spellStart"/>
                        <w:r>
                          <w:t>startY</w:t>
                        </w:r>
                        <w:proofErr w:type="spellEnd"/>
                        <w:r>
                          <w:t xml:space="preserve">, </w:t>
                        </w:r>
                        <w:proofErr w:type="spellStart"/>
                        <w:r>
                          <w:t>endX</w:t>
                        </w:r>
                        <w:proofErr w:type="spellEnd"/>
                        <w:r>
                          <w:t xml:space="preserve">, </w:t>
                        </w:r>
                        <w:proofErr w:type="spellStart"/>
                        <w:r>
                          <w:t>endY</w:t>
                        </w:r>
                        <w:proofErr w:type="spellEnd"/>
                        <w:r>
                          <w:t xml:space="preserve">) = </w:t>
                        </w:r>
                        <w:proofErr w:type="spellStart"/>
                        <w:r>
                          <w:t>box.astype</w:t>
                        </w:r>
                        <w:proofErr w:type="spellEnd"/>
                        <w:r>
                          <w:t>("</w:t>
                        </w:r>
                        <w:proofErr w:type="spellStart"/>
                        <w:r>
                          <w:t>int</w:t>
                        </w:r>
                        <w:proofErr w:type="spellEnd"/>
                        <w:r>
                          <w:t>")</w:t>
                        </w:r>
                      </w:p>
                      <w:p w:rsidR="00C13547" w:rsidRDefault="00C13547" w:rsidP="00986D24">
                        <w:r>
                          <w:t># draw the prediction on the frame</w:t>
                        </w:r>
                        <w:r>
                          <w:br/>
                          <w:t>            label = "{}: {:.2f}%".format(CLASSES[</w:t>
                        </w:r>
                        <w:proofErr w:type="spellStart"/>
                        <w:r>
                          <w:t>idx</w:t>
                        </w:r>
                        <w:proofErr w:type="spellEnd"/>
                        <w:r>
                          <w:t>],confidence * 100)</w:t>
                        </w:r>
                        <w:r>
                          <w:br/>
                          <w:t>            cv2.rectangle(frame, (</w:t>
                        </w:r>
                        <w:proofErr w:type="spellStart"/>
                        <w:r>
                          <w:t>startX</w:t>
                        </w:r>
                        <w:proofErr w:type="spellEnd"/>
                        <w:r>
                          <w:t xml:space="preserve">, </w:t>
                        </w:r>
                        <w:proofErr w:type="spellStart"/>
                        <w:r>
                          <w:t>startY</w:t>
                        </w:r>
                        <w:proofErr w:type="spellEnd"/>
                        <w:r>
                          <w:t>), (</w:t>
                        </w:r>
                        <w:proofErr w:type="spellStart"/>
                        <w:r>
                          <w:t>endX</w:t>
                        </w:r>
                        <w:proofErr w:type="spellEnd"/>
                        <w:r>
                          <w:t xml:space="preserve">, </w:t>
                        </w:r>
                        <w:proofErr w:type="spellStart"/>
                        <w:r>
                          <w:t>endY</w:t>
                        </w:r>
                        <w:proofErr w:type="spellEnd"/>
                        <w:r>
                          <w:t>),COLORS[</w:t>
                        </w:r>
                        <w:proofErr w:type="spellStart"/>
                        <w:r>
                          <w:t>idx</w:t>
                        </w:r>
                        <w:proofErr w:type="spellEnd"/>
                        <w:r>
                          <w:t>], 2)</w:t>
                        </w:r>
                        <w:r>
                          <w:br/>
                          <w:t xml:space="preserve">            y = </w:t>
                        </w:r>
                        <w:proofErr w:type="spellStart"/>
                        <w:r>
                          <w:t>startY</w:t>
                        </w:r>
                        <w:proofErr w:type="spellEnd"/>
                        <w:r>
                          <w:t xml:space="preserve"> - 15 if </w:t>
                        </w:r>
                        <w:proofErr w:type="spellStart"/>
                        <w:r>
                          <w:t>startY</w:t>
                        </w:r>
                        <w:proofErr w:type="spellEnd"/>
                        <w:r>
                          <w:t xml:space="preserve"> - 15 &gt; 15 else </w:t>
                        </w:r>
                        <w:proofErr w:type="spellStart"/>
                        <w:r>
                          <w:t>startY</w:t>
                        </w:r>
                        <w:proofErr w:type="spellEnd"/>
                        <w:r>
                          <w:t xml:space="preserve"> + 15</w:t>
                        </w:r>
                        <w:r>
                          <w:br/>
                          <w:t>            cv2.putText(frame, label, (</w:t>
                        </w:r>
                        <w:proofErr w:type="spellStart"/>
                        <w:r>
                          <w:t>startX</w:t>
                        </w:r>
                        <w:proofErr w:type="spellEnd"/>
                        <w:r>
                          <w:t>, y),cv2.FONT_HERSHEY_SIMPLEX, 0.5, COLORS[</w:t>
                        </w:r>
                        <w:proofErr w:type="spellStart"/>
                        <w:r>
                          <w:t>idx</w:t>
                        </w:r>
                        <w:proofErr w:type="spellEnd"/>
                        <w:r>
                          <w:t>], 2)</w:t>
                        </w:r>
                      </w:p>
                      <w:p w:rsidR="00C13547" w:rsidRDefault="00C13547" w:rsidP="00986D24">
                        <w:r>
                          <w:t># show the output frame</w:t>
                        </w:r>
                        <w:r>
                          <w:br/>
                          <w:t>            cv2.imshow("Frame", frame)</w:t>
                        </w:r>
                        <w:r>
                          <w:br/>
                          <w:t>            key = cv2.waitKey(1) &amp; 0xFF</w:t>
                        </w:r>
                      </w:p>
                      <w:p w:rsidR="00C13547" w:rsidRDefault="00C13547" w:rsidP="00986D24">
                        <w:r>
                          <w:t># if the `q` key was pressed, break from the loop</w:t>
                        </w:r>
                      </w:p>
                      <w:p w:rsidR="00C13547" w:rsidRDefault="00C13547" w:rsidP="00986D24">
                        <w:r>
                          <w:t xml:space="preserve">     If d==”ok </w:t>
                        </w:r>
                        <w:proofErr w:type="spellStart"/>
                        <w:r>
                          <w:t>airis</w:t>
                        </w:r>
                        <w:proofErr w:type="spellEnd"/>
                        <w:r>
                          <w:t>”:                 # voice assist</w:t>
                        </w:r>
                        <w:r>
                          <w:br/>
                          <w:t xml:space="preserve">           robot(label)</w:t>
                        </w:r>
                      </w:p>
                      <w:p w:rsidR="00C13547" w:rsidRDefault="00C13547" w:rsidP="00986D24">
                        <w:r>
                          <w:t xml:space="preserve">   If  d==”distance”:</w:t>
                        </w:r>
                      </w:p>
                      <w:p w:rsidR="00C13547" w:rsidRDefault="00C13547" w:rsidP="00986D24">
                        <w:r>
                          <w:t xml:space="preserve">          robot(“distance”)</w:t>
                        </w:r>
                      </w:p>
                      <w:p w:rsidR="00C13547" w:rsidRDefault="00C13547" w:rsidP="00986D24">
                        <w:r>
                          <w:t xml:space="preserve">   if key == </w:t>
                        </w:r>
                        <w:proofErr w:type="spellStart"/>
                        <w:r>
                          <w:t>ord</w:t>
                        </w:r>
                        <w:proofErr w:type="spellEnd"/>
                        <w:r>
                          <w:t>("q"):</w:t>
                        </w:r>
                        <w:r>
                          <w:br/>
                          <w:t>                break</w:t>
                        </w:r>
                      </w:p>
                      <w:p w:rsidR="00C13547" w:rsidRDefault="00C13547" w:rsidP="00986D24">
                        <w:r>
                          <w:t># update the FPS counter</w:t>
                        </w:r>
                        <w:r>
                          <w:br/>
                        </w:r>
                        <w:proofErr w:type="spellStart"/>
                        <w:r>
                          <w:t>fps.update</w:t>
                        </w:r>
                        <w:proofErr w:type="spellEnd"/>
                        <w:r>
                          <w:t>()</w:t>
                        </w:r>
                      </w:p>
                      <w:p w:rsidR="00C13547" w:rsidRDefault="00C13547" w:rsidP="00986D24">
                        <w:r>
                          <w:t># stop the timer and display FPS information</w:t>
                        </w:r>
                        <w:r>
                          <w:br/>
                        </w:r>
                        <w:proofErr w:type="spellStart"/>
                        <w:r>
                          <w:t>fps.stop</w:t>
                        </w:r>
                        <w:proofErr w:type="spellEnd"/>
                        <w:r>
                          <w:t>()</w:t>
                        </w:r>
                        <w:r>
                          <w:br/>
                          <w:t>print("[INFO] elapsed time: {:.2f}".format(</w:t>
                        </w:r>
                        <w:proofErr w:type="spellStart"/>
                        <w:r>
                          <w:t>fps.elapsed</w:t>
                        </w:r>
                        <w:proofErr w:type="spellEnd"/>
                        <w:r>
                          <w:t>()))</w:t>
                        </w:r>
                        <w:r>
                          <w:br/>
                          <w:t>print("[INFO] approx. FPS: {:.2f}".format(fps.fps()))</w:t>
                        </w:r>
                      </w:p>
                      <w:p w:rsidR="00C13547" w:rsidRDefault="00C13547" w:rsidP="00986D24">
                        <w:r>
                          <w:t># do a bit of cleanup</w:t>
                        </w:r>
                        <w:r>
                          <w:br/>
                          <w:t>cv2.destroyAllWindows()</w:t>
                        </w:r>
                        <w:r>
                          <w:br/>
                        </w:r>
                        <w:proofErr w:type="spellStart"/>
                        <w:r>
                          <w:t>vs.stop</w:t>
                        </w:r>
                        <w:proofErr w:type="spellEnd"/>
                        <w:r>
                          <w:t>()</w:t>
                        </w:r>
                      </w:p>
                      <w:p w:rsidR="00C13547" w:rsidRDefault="00C13547" w:rsidP="00986D24">
                        <w:r>
                          <w:t>Code of the project is explained by commenting its description.</w:t>
                        </w:r>
                      </w:p>
                      <w:p w:rsidR="00C13547" w:rsidRDefault="00C13547" w:rsidP="00C13547">
                        <w:pPr>
                          <w:pStyle w:val="ListParagraph"/>
                          <w:numPr>
                            <w:ilvl w:val="0"/>
                            <w:numId w:val="14"/>
                          </w:numPr>
                          <w:spacing w:after="0" w:line="240" w:lineRule="auto"/>
                          <w:rPr>
                            <w:b/>
                            <w:bCs/>
                            <w:noProof/>
                            <w:sz w:val="32"/>
                            <w:szCs w:val="32"/>
                            <w:u w:val="single"/>
                          </w:rPr>
                        </w:pPr>
                        <w:r w:rsidRPr="00796929">
                          <w:rPr>
                            <w:b/>
                            <w:bCs/>
                            <w:noProof/>
                            <w:sz w:val="32"/>
                            <w:szCs w:val="32"/>
                            <w:u w:val="single"/>
                          </w:rPr>
                          <w:t>Findings:</w:t>
                        </w:r>
                        <w:r>
                          <w:rPr>
                            <w:b/>
                            <w:bCs/>
                            <w:noProof/>
                            <w:sz w:val="32"/>
                            <w:szCs w:val="32"/>
                            <w:u w:val="single"/>
                          </w:rPr>
                          <w:t xml:space="preserve">   </w:t>
                        </w:r>
                      </w:p>
                      <w:p w:rsidR="00C13547" w:rsidRPr="00796929" w:rsidRDefault="00C13547" w:rsidP="00C13547">
                        <w:pPr>
                          <w:rPr>
                            <w:noProof/>
                            <w:sz w:val="28"/>
                            <w:szCs w:val="28"/>
                          </w:rPr>
                        </w:pPr>
                        <w:r w:rsidRPr="00796929">
                          <w:rPr>
                            <w:noProof/>
                            <w:sz w:val="28"/>
                            <w:szCs w:val="28"/>
                          </w:rPr>
                          <w:t>It is found that thi</w:t>
                        </w:r>
                        <w:r>
                          <w:rPr>
                            <w:noProof/>
                            <w:sz w:val="28"/>
                            <w:szCs w:val="28"/>
                          </w:rPr>
                          <w:t>s sort of devices as awide market in the outer world .people are ready to buy if we could make the prototype effient.For perfect object detection the data set should be effcient.According to many surveys blind people have strong listing power which could used as a aspect of technology develeopment in that area. We feel that our device was effecient enough to reach the market needs with simple upliftments.Its the cost effient and best way possible to solve the problem .</w:t>
                        </w:r>
                      </w:p>
                      <w:p w:rsidR="00C13547" w:rsidRPr="00796929" w:rsidRDefault="00C13547" w:rsidP="00C13547">
                        <w:pPr>
                          <w:rPr>
                            <w:rFonts w:hAnsi="Calibri"/>
                            <w:color w:val="000000" w:themeColor="text1"/>
                            <w:kern w:val="24"/>
                            <w:sz w:val="28"/>
                            <w:szCs w:val="28"/>
                            <w:lang w:val="en-US"/>
                          </w:rPr>
                        </w:pPr>
                        <w:r w:rsidRPr="00796929">
                          <w:rPr>
                            <w:rFonts w:hAnsi="Calibri"/>
                            <w:color w:val="000000" w:themeColor="text1"/>
                            <w:kern w:val="24"/>
                            <w:sz w:val="28"/>
                            <w:szCs w:val="28"/>
                            <w:lang w:val="en-US"/>
                          </w:rPr>
                          <w:t xml:space="preserve"> </w:t>
                        </w:r>
                      </w:p>
                      <w:p w:rsidR="00C13547" w:rsidRDefault="00C13547" w:rsidP="00986D24"/>
                      <w:tbl>
                        <w:tblPr>
                          <w:tblW w:w="0" w:type="auto"/>
                          <w:tblCellSpacing w:w="15" w:type="dxa"/>
                          <w:tblCellMar>
                            <w:top w:w="15" w:type="dxa"/>
                            <w:left w:w="15" w:type="dxa"/>
                            <w:bottom w:w="15" w:type="dxa"/>
                            <w:right w:w="15" w:type="dxa"/>
                          </w:tblCellMar>
                          <w:tblLook w:val="04A0"/>
                        </w:tblPr>
                        <w:tblGrid>
                          <w:gridCol w:w="81"/>
                          <w:gridCol w:w="81"/>
                        </w:tblGrid>
                        <w:tr w:rsidR="00C13547" w:rsidTr="00986D24">
                          <w:trPr>
                            <w:tblCellSpacing w:w="15" w:type="dxa"/>
                          </w:trPr>
                          <w:tc>
                            <w:tcPr>
                              <w:tcW w:w="0" w:type="auto"/>
                              <w:vAlign w:val="center"/>
                              <w:hideMark/>
                            </w:tcPr>
                            <w:p w:rsidR="00C13547" w:rsidRDefault="00C13547" w:rsidP="00986D24">
                              <w:pPr>
                                <w:rPr>
                                  <w:sz w:val="24"/>
                                  <w:szCs w:val="24"/>
                                </w:rPr>
                              </w:pPr>
                            </w:p>
                          </w:tc>
                          <w:tc>
                            <w:tcPr>
                              <w:tcW w:w="0" w:type="auto"/>
                              <w:vAlign w:val="center"/>
                              <w:hideMark/>
                            </w:tcPr>
                            <w:p w:rsidR="00C13547" w:rsidRDefault="00C13547" w:rsidP="00986D24">
                              <w:pPr>
                                <w:rPr>
                                  <w:sz w:val="24"/>
                                  <w:szCs w:val="24"/>
                                </w:rPr>
                              </w:pPr>
                            </w:p>
                          </w:tc>
                        </w:tr>
                      </w:tbl>
                      <w:p w:rsidR="00C13547" w:rsidRDefault="00C13547" w:rsidP="00986D24">
                        <w:pPr>
                          <w:rPr>
                            <w:sz w:val="24"/>
                            <w:szCs w:val="24"/>
                          </w:rPr>
                        </w:pPr>
                      </w:p>
                    </w:tc>
                  </w:tr>
                </w:tbl>
                <w:p w:rsidR="00C13547" w:rsidRDefault="00C13547" w:rsidP="00C13547">
                  <w:pPr>
                    <w:rPr>
                      <w:vanish/>
                    </w:rPr>
                  </w:pPr>
                </w:p>
                <w:tbl>
                  <w:tblPr>
                    <w:tblW w:w="0" w:type="auto"/>
                    <w:tblCellSpacing w:w="15" w:type="dxa"/>
                    <w:tblCellMar>
                      <w:left w:w="0" w:type="dxa"/>
                      <w:right w:w="0" w:type="dxa"/>
                    </w:tblCellMar>
                    <w:tblLook w:val="04A0"/>
                  </w:tblPr>
                  <w:tblGrid>
                    <w:gridCol w:w="141"/>
                    <w:gridCol w:w="36"/>
                    <w:gridCol w:w="51"/>
                  </w:tblGrid>
                  <w:tr w:rsidR="00C13547" w:rsidTr="00986D24">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tblPr>
                        <w:tblGrid>
                          <w:gridCol w:w="96"/>
                        </w:tblGrid>
                        <w:tr w:rsidR="00C13547" w:rsidTr="00986D24">
                          <w:trPr>
                            <w:tblCellSpacing w:w="15" w:type="dxa"/>
                          </w:trPr>
                          <w:tc>
                            <w:tcPr>
                              <w:tcW w:w="0" w:type="auto"/>
                              <w:vAlign w:val="center"/>
                              <w:hideMark/>
                            </w:tcPr>
                            <w:p w:rsidR="00C13547" w:rsidRDefault="00C13547" w:rsidP="00986D24">
                              <w:pPr>
                                <w:rPr>
                                  <w:sz w:val="24"/>
                                  <w:szCs w:val="24"/>
                                </w:rPr>
                              </w:pPr>
                            </w:p>
                          </w:tc>
                        </w:tr>
                      </w:tbl>
                      <w:p w:rsidR="00C13547" w:rsidRDefault="00C13547" w:rsidP="00986D24">
                        <w:pPr>
                          <w:rPr>
                            <w:sz w:val="24"/>
                            <w:szCs w:val="24"/>
                          </w:rPr>
                        </w:pPr>
                      </w:p>
                    </w:tc>
                    <w:tc>
                      <w:tcPr>
                        <w:tcW w:w="0" w:type="auto"/>
                        <w:vAlign w:val="center"/>
                        <w:hideMark/>
                      </w:tcPr>
                      <w:p w:rsidR="00C13547" w:rsidRDefault="00C13547" w:rsidP="00986D24">
                        <w:pPr>
                          <w:rPr>
                            <w:sz w:val="24"/>
                            <w:szCs w:val="24"/>
                          </w:rPr>
                        </w:pPr>
                      </w:p>
                    </w:tc>
                    <w:tc>
                      <w:tcPr>
                        <w:tcW w:w="0" w:type="auto"/>
                        <w:vAlign w:val="center"/>
                        <w:hideMark/>
                      </w:tcPr>
                      <w:p w:rsidR="00C13547" w:rsidRDefault="00C13547" w:rsidP="00986D24">
                        <w:pPr>
                          <w:rPr>
                            <w:sz w:val="24"/>
                            <w:szCs w:val="24"/>
                          </w:rPr>
                        </w:pPr>
                      </w:p>
                    </w:tc>
                  </w:tr>
                </w:tbl>
                <w:p w:rsidR="00C13547" w:rsidRDefault="00C13547"/>
              </w:txbxContent>
            </v:textbox>
          </v:shape>
        </w:pict>
      </w:r>
      <w:r w:rsidR="004F343E" w:rsidRPr="00870E7E">
        <w:rPr>
          <w:noProof/>
          <w:lang w:val="en-US"/>
        </w:rPr>
        <w:drawing>
          <wp:inline distT="0" distB="0" distL="0" distR="0">
            <wp:extent cx="7543800" cy="10683240"/>
            <wp:effectExtent l="0" t="0" r="0" b="3810"/>
            <wp:docPr id="27" name="Picture 8">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ED99CCE2-29B4-44D7-ACCF-3A95EF63B2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8">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ED99CCE2-29B4-44D7-ACCF-3A95EF63B2AC}"/>
                        </a:ext>
                      </a:extLst>
                    </pic:cNvPr>
                    <pic:cNvPicPr>
                      <a:picLocks noChangeAspect="1" noChangeArrowheads="1"/>
                    </pic:cNvPicPr>
                  </pic:nvPicPr>
                  <pic:blipFill>
                    <a:blip r:embed="rId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544034" cy="10683571"/>
                    </a:xfrm>
                    <a:prstGeom prst="rect">
                      <a:avLst/>
                    </a:prstGeom>
                    <a:noFill/>
                    <a:ln>
                      <a:noFill/>
                    </a:ln>
                  </pic:spPr>
                </pic:pic>
              </a:graphicData>
            </a:graphic>
          </wp:inline>
        </w:drawing>
      </w:r>
    </w:p>
    <w:p w:rsidR="004F343E" w:rsidRDefault="00C13547" w:rsidP="00870E7E">
      <w:pPr>
        <w:ind w:left="-1418" w:right="-1440"/>
      </w:pPr>
      <w:r>
        <w:rPr>
          <w:noProof/>
          <w:lang w:val="en-US"/>
        </w:rPr>
        <w:lastRenderedPageBreak/>
        <w:pict>
          <v:shape id="_x0000_s1046" type="#_x0000_t202" style="position:absolute;left:0;text-align:left;margin-left:-30.75pt;margin-top:51.75pt;width:513pt;height:742.5pt;z-index:251675648">
            <v:textbox>
              <w:txbxContent>
                <w:p w:rsidR="00C13547" w:rsidRPr="0025136E" w:rsidRDefault="00C13547" w:rsidP="00C13547">
                  <w:pPr>
                    <w:spacing w:before="200" w:line="216" w:lineRule="auto"/>
                    <w:rPr>
                      <w:rFonts w:ascii="Bahnschrift SemiBold Condensed" w:hAnsi="Bahnschrift SemiBold Condensed"/>
                      <w:b/>
                      <w:bCs/>
                      <w:color w:val="000000" w:themeColor="text1"/>
                      <w:kern w:val="24"/>
                      <w:sz w:val="32"/>
                      <w:szCs w:val="32"/>
                      <w:u w:val="single"/>
                      <w:lang w:val="en-US"/>
                    </w:rPr>
                  </w:pPr>
                  <w:proofErr w:type="spellStart"/>
                  <w:proofErr w:type="gramStart"/>
                  <w:r w:rsidRPr="0025136E">
                    <w:rPr>
                      <w:rFonts w:ascii="Bahnschrift SemiBold Condensed" w:hAnsi="Bahnschrift SemiBold Condensed"/>
                      <w:b/>
                      <w:bCs/>
                      <w:color w:val="000000" w:themeColor="text1"/>
                      <w:kern w:val="24"/>
                      <w:sz w:val="32"/>
                      <w:szCs w:val="32"/>
                      <w:lang w:val="en-US"/>
                    </w:rPr>
                    <w:t>b.</w:t>
                  </w:r>
                  <w:r w:rsidRPr="0025136E">
                    <w:rPr>
                      <w:rFonts w:ascii="Bahnschrift SemiBold Condensed" w:hAnsi="Bahnschrift SemiBold Condensed"/>
                      <w:b/>
                      <w:bCs/>
                      <w:color w:val="000000" w:themeColor="text1"/>
                      <w:kern w:val="24"/>
                      <w:sz w:val="32"/>
                      <w:szCs w:val="32"/>
                      <w:u w:val="single"/>
                      <w:lang w:val="en-US"/>
                    </w:rPr>
                    <w:t>Future</w:t>
                  </w:r>
                  <w:proofErr w:type="spellEnd"/>
                  <w:proofErr w:type="gramEnd"/>
                  <w:r w:rsidRPr="0025136E">
                    <w:rPr>
                      <w:rFonts w:ascii="Bahnschrift SemiBold Condensed" w:hAnsi="Bahnschrift SemiBold Condensed"/>
                      <w:b/>
                      <w:bCs/>
                      <w:color w:val="000000" w:themeColor="text1"/>
                      <w:kern w:val="24"/>
                      <w:sz w:val="32"/>
                      <w:szCs w:val="32"/>
                      <w:u w:val="single"/>
                      <w:lang w:val="en-US"/>
                    </w:rPr>
                    <w:t xml:space="preserve"> Upgrades for our Project:</w:t>
                  </w:r>
                </w:p>
                <w:p w:rsidR="00C13547" w:rsidRPr="00C13547" w:rsidRDefault="00C13547" w:rsidP="00C13547">
                  <w:pPr>
                    <w:pStyle w:val="ListParagraph"/>
                    <w:numPr>
                      <w:ilvl w:val="0"/>
                      <w:numId w:val="16"/>
                    </w:numPr>
                    <w:spacing w:after="0" w:line="216" w:lineRule="auto"/>
                    <w:jc w:val="both"/>
                    <w:rPr>
                      <w:rFonts w:ascii="Times New Roman" w:hAnsi="Times New Roman" w:cs="Times New Roman"/>
                      <w:sz w:val="32"/>
                      <w:szCs w:val="32"/>
                    </w:rPr>
                  </w:pPr>
                  <w:r>
                    <w:rPr>
                      <w:rFonts w:ascii="Bahnschrift SemiBold Condensed" w:hAnsi="Bahnschrift SemiBold Condensed"/>
                      <w:color w:val="000000" w:themeColor="text1"/>
                      <w:kern w:val="24"/>
                      <w:sz w:val="32"/>
                      <w:szCs w:val="32"/>
                      <w:u w:val="single"/>
                      <w:lang w:val="en-US"/>
                    </w:rPr>
                    <w:t xml:space="preserve">Object detection: </w:t>
                  </w:r>
                  <w:r w:rsidRPr="00CC3C33">
                    <w:rPr>
                      <w:rFonts w:ascii="Bahnschrift SemiBold Condensed" w:hAnsi="Bahnschrift SemiBold Condensed"/>
                      <w:color w:val="000000" w:themeColor="text1"/>
                      <w:kern w:val="24"/>
                      <w:sz w:val="28"/>
                      <w:szCs w:val="28"/>
                      <w:lang w:val="en-US"/>
                    </w:rPr>
                    <w:t xml:space="preserve">Development of dataset is makes </w:t>
                  </w:r>
                  <w:proofErr w:type="gramStart"/>
                  <w:r w:rsidRPr="00CC3C33">
                    <w:rPr>
                      <w:rFonts w:ascii="Bahnschrift SemiBold Condensed" w:hAnsi="Bahnschrift SemiBold Condensed"/>
                      <w:color w:val="000000" w:themeColor="text1"/>
                      <w:kern w:val="24"/>
                      <w:sz w:val="28"/>
                      <w:szCs w:val="28"/>
                      <w:lang w:val="en-US"/>
                    </w:rPr>
                    <w:t>product  more</w:t>
                  </w:r>
                  <w:proofErr w:type="gramEnd"/>
                  <w:r w:rsidRPr="00CC3C33">
                    <w:rPr>
                      <w:rFonts w:ascii="Bahnschrift SemiBold Condensed" w:hAnsi="Bahnschrift SemiBold Condensed"/>
                      <w:color w:val="000000" w:themeColor="text1"/>
                      <w:kern w:val="24"/>
                      <w:sz w:val="28"/>
                      <w:szCs w:val="28"/>
                      <w:lang w:val="en-US"/>
                    </w:rPr>
                    <w:t xml:space="preserve"> effective and finding exacts positions and 360 degree vision could uplift the project.</w:t>
                  </w:r>
                </w:p>
                <w:p w:rsidR="00C13547" w:rsidRPr="00CC3C33" w:rsidRDefault="00C13547" w:rsidP="00C13547">
                  <w:pPr>
                    <w:pStyle w:val="ListParagraph"/>
                    <w:spacing w:after="0" w:line="216" w:lineRule="auto"/>
                    <w:jc w:val="both"/>
                    <w:rPr>
                      <w:rFonts w:ascii="Times New Roman" w:hAnsi="Times New Roman" w:cs="Times New Roman"/>
                      <w:sz w:val="32"/>
                      <w:szCs w:val="32"/>
                    </w:rPr>
                  </w:pPr>
                </w:p>
                <w:p w:rsidR="00C13547" w:rsidRPr="0025136E" w:rsidRDefault="00C13547" w:rsidP="00C13547">
                  <w:pPr>
                    <w:pStyle w:val="ListParagraph"/>
                    <w:spacing w:line="216" w:lineRule="auto"/>
                    <w:jc w:val="both"/>
                    <w:rPr>
                      <w:rFonts w:ascii="Times New Roman" w:hAnsi="Times New Roman" w:cs="Times New Roman"/>
                      <w:sz w:val="28"/>
                      <w:szCs w:val="28"/>
                    </w:rPr>
                  </w:pPr>
                </w:p>
                <w:p w:rsidR="00C13547" w:rsidRPr="00C13547" w:rsidRDefault="00C13547" w:rsidP="00C13547">
                  <w:pPr>
                    <w:pStyle w:val="ListParagraph"/>
                    <w:numPr>
                      <w:ilvl w:val="0"/>
                      <w:numId w:val="15"/>
                    </w:numPr>
                    <w:spacing w:after="0" w:line="216" w:lineRule="auto"/>
                    <w:rPr>
                      <w:rFonts w:ascii="Times New Roman" w:hAnsi="Times New Roman" w:cs="Times New Roman"/>
                      <w:sz w:val="28"/>
                      <w:szCs w:val="28"/>
                    </w:rPr>
                  </w:pPr>
                  <w:r w:rsidRPr="00C13547">
                    <w:rPr>
                      <w:rFonts w:ascii="Bahnschrift SemiBold Condensed" w:hAnsi="Bahnschrift SemiBold Condensed"/>
                      <w:color w:val="000000" w:themeColor="text1"/>
                      <w:kern w:val="24"/>
                      <w:sz w:val="28"/>
                      <w:szCs w:val="28"/>
                    </w:rPr>
                    <w:t xml:space="preserve">Making the device embedded and making it fit into a </w:t>
                  </w:r>
                  <w:proofErr w:type="spellStart"/>
                  <w:r w:rsidRPr="00C13547">
                    <w:rPr>
                      <w:rFonts w:ascii="Bahnschrift SemiBold Condensed" w:hAnsi="Bahnschrift SemiBold Condensed"/>
                      <w:color w:val="000000" w:themeColor="text1"/>
                      <w:kern w:val="24"/>
                      <w:sz w:val="28"/>
                      <w:szCs w:val="28"/>
                    </w:rPr>
                    <w:t>googl</w:t>
                  </w:r>
                  <w:proofErr w:type="spellEnd"/>
                  <w:r w:rsidRPr="00C13547">
                    <w:rPr>
                      <w:rFonts w:ascii="Bahnschrift SemiBold Condensed" w:hAnsi="Bahnschrift SemiBold Condensed"/>
                      <w:color w:val="000000" w:themeColor="text1"/>
                      <w:kern w:val="24"/>
                      <w:sz w:val="28"/>
                      <w:szCs w:val="28"/>
                    </w:rPr>
                    <w:t>.</w:t>
                  </w:r>
                </w:p>
                <w:p w:rsidR="00C13547" w:rsidRPr="0025136E" w:rsidRDefault="00C13547" w:rsidP="00C13547">
                  <w:pPr>
                    <w:spacing w:line="216" w:lineRule="auto"/>
                    <w:rPr>
                      <w:rFonts w:ascii="Times New Roman" w:hAnsi="Times New Roman" w:cs="Times New Roman"/>
                      <w:b/>
                      <w:bCs/>
                      <w:sz w:val="28"/>
                      <w:szCs w:val="28"/>
                    </w:rPr>
                  </w:pPr>
                </w:p>
                <w:p w:rsidR="00C13547" w:rsidRDefault="00C13547" w:rsidP="00C13547">
                  <w:pPr>
                    <w:spacing w:line="216" w:lineRule="auto"/>
                    <w:rPr>
                      <w:rFonts w:ascii="Times New Roman" w:hAnsi="Times New Roman" w:cs="Times New Roman"/>
                      <w:b/>
                      <w:bCs/>
                      <w:sz w:val="32"/>
                      <w:szCs w:val="32"/>
                      <w:u w:val="single"/>
                    </w:rPr>
                  </w:pPr>
                  <w:r w:rsidRPr="0025136E">
                    <w:rPr>
                      <w:rFonts w:ascii="Times New Roman" w:hAnsi="Times New Roman" w:cs="Times New Roman"/>
                      <w:b/>
                      <w:bCs/>
                      <w:sz w:val="32"/>
                      <w:szCs w:val="32"/>
                    </w:rPr>
                    <w:t xml:space="preserve">c. </w:t>
                  </w:r>
                  <w:proofErr w:type="gramStart"/>
                  <w:r w:rsidRPr="0025136E">
                    <w:rPr>
                      <w:rFonts w:ascii="Times New Roman" w:hAnsi="Times New Roman" w:cs="Times New Roman"/>
                      <w:b/>
                      <w:bCs/>
                      <w:sz w:val="32"/>
                      <w:szCs w:val="32"/>
                      <w:u w:val="single"/>
                    </w:rPr>
                    <w:t>Conclusion :</w:t>
                  </w:r>
                  <w:proofErr w:type="gramEnd"/>
                </w:p>
                <w:p w:rsidR="00C13547" w:rsidRDefault="00C13547" w:rsidP="00C13547">
                  <w:pPr>
                    <w:spacing w:line="216" w:lineRule="auto"/>
                    <w:rPr>
                      <w:rFonts w:ascii="Times New Roman" w:hAnsi="Times New Roman" w:cs="Times New Roman"/>
                      <w:sz w:val="28"/>
                      <w:szCs w:val="28"/>
                    </w:rPr>
                  </w:pPr>
                </w:p>
                <w:p w:rsidR="00C13547" w:rsidRPr="0025136E" w:rsidRDefault="00C13547" w:rsidP="00C13547">
                  <w:pPr>
                    <w:spacing w:line="216" w:lineRule="auto"/>
                    <w:rPr>
                      <w:rFonts w:ascii="Times New Roman" w:hAnsi="Times New Roman" w:cs="Times New Roman"/>
                      <w:sz w:val="28"/>
                      <w:szCs w:val="28"/>
                    </w:rPr>
                  </w:pPr>
                  <w:r w:rsidRPr="006C3765">
                    <w:rPr>
                      <w:rFonts w:ascii="Times New Roman" w:hAnsi="Times New Roman" w:cs="Times New Roman"/>
                      <w:sz w:val="28"/>
                      <w:szCs w:val="28"/>
                    </w:rPr>
                    <w:t>We found out that our project is a lot cost effective than</w:t>
                  </w:r>
                  <w:r>
                    <w:rPr>
                      <w:rFonts w:ascii="Times New Roman" w:hAnsi="Times New Roman" w:cs="Times New Roman"/>
                      <w:sz w:val="28"/>
                      <w:szCs w:val="28"/>
                    </w:rPr>
                    <w:t xml:space="preserve"> any of the other ones</w:t>
                  </w:r>
                  <w:r w:rsidRPr="006C3765">
                    <w:rPr>
                      <w:rFonts w:ascii="Times New Roman" w:hAnsi="Times New Roman" w:cs="Times New Roman"/>
                      <w:sz w:val="28"/>
                      <w:szCs w:val="28"/>
                    </w:rPr>
                    <w:t xml:space="preserve">. Along with that we have </w:t>
                  </w:r>
                  <w:proofErr w:type="gramStart"/>
                  <w:r w:rsidRPr="006C3765">
                    <w:rPr>
                      <w:rFonts w:ascii="Times New Roman" w:hAnsi="Times New Roman" w:cs="Times New Roman"/>
                      <w:sz w:val="28"/>
                      <w:szCs w:val="28"/>
                    </w:rPr>
                    <w:t>a</w:t>
                  </w:r>
                  <w:r>
                    <w:rPr>
                      <w:rFonts w:ascii="Times New Roman" w:hAnsi="Times New Roman" w:cs="Times New Roman"/>
                      <w:sz w:val="28"/>
                      <w:szCs w:val="28"/>
                    </w:rPr>
                    <w:t xml:space="preserve">  distance</w:t>
                  </w:r>
                  <w:proofErr w:type="gramEnd"/>
                  <w:r>
                    <w:rPr>
                      <w:rFonts w:ascii="Times New Roman" w:hAnsi="Times New Roman" w:cs="Times New Roman"/>
                      <w:sz w:val="28"/>
                      <w:szCs w:val="28"/>
                    </w:rPr>
                    <w:t xml:space="preserve"> and object detecting system </w:t>
                  </w:r>
                  <w:r w:rsidRPr="006C3765">
                    <w:rPr>
                      <w:rFonts w:ascii="Times New Roman" w:hAnsi="Times New Roman" w:cs="Times New Roman"/>
                      <w:sz w:val="28"/>
                      <w:szCs w:val="28"/>
                    </w:rPr>
                    <w:t xml:space="preserve"> and an Offline Voice Assistant.</w:t>
                  </w:r>
                  <w:r>
                    <w:rPr>
                      <w:rFonts w:ascii="Times New Roman" w:hAnsi="Times New Roman" w:cs="Times New Roman"/>
                      <w:sz w:val="28"/>
                      <w:szCs w:val="28"/>
                    </w:rPr>
                    <w:t xml:space="preserve"> </w:t>
                  </w:r>
                  <w:r w:rsidRPr="0025136E">
                    <w:rPr>
                      <w:rFonts w:ascii="Times New Roman" w:hAnsi="Times New Roman" w:cs="Times New Roman"/>
                      <w:sz w:val="28"/>
                      <w:szCs w:val="28"/>
                    </w:rPr>
                    <w:t>By this project we sought out to solve the main probl</w:t>
                  </w:r>
                  <w:r>
                    <w:rPr>
                      <w:rFonts w:ascii="Times New Roman" w:hAnsi="Times New Roman" w:cs="Times New Roman"/>
                      <w:sz w:val="28"/>
                      <w:szCs w:val="28"/>
                    </w:rPr>
                    <w:t>ems faced by the blind people</w:t>
                  </w:r>
                  <w:r w:rsidRPr="0025136E">
                    <w:rPr>
                      <w:rFonts w:ascii="Times New Roman" w:hAnsi="Times New Roman" w:cs="Times New Roman"/>
                      <w:sz w:val="28"/>
                      <w:szCs w:val="28"/>
                    </w:rPr>
                    <w:t xml:space="preserve"> making their life simple and happy. We would fu</w:t>
                  </w:r>
                  <w:r>
                    <w:rPr>
                      <w:rFonts w:ascii="Times New Roman" w:hAnsi="Times New Roman" w:cs="Times New Roman"/>
                      <w:sz w:val="28"/>
                      <w:szCs w:val="28"/>
                    </w:rPr>
                    <w:t>rther like to develop the device</w:t>
                  </w:r>
                  <w:r w:rsidRPr="0025136E">
                    <w:rPr>
                      <w:rFonts w:ascii="Times New Roman" w:hAnsi="Times New Roman" w:cs="Times New Roman"/>
                      <w:sz w:val="28"/>
                      <w:szCs w:val="28"/>
                    </w:rPr>
                    <w:t xml:space="preserve"> by solving further</w:t>
                  </w:r>
                  <w:r>
                    <w:rPr>
                      <w:rFonts w:ascii="Times New Roman" w:hAnsi="Times New Roman" w:cs="Times New Roman"/>
                      <w:sz w:val="28"/>
                      <w:szCs w:val="28"/>
                    </w:rPr>
                    <w:t xml:space="preserve"> problems of the blind people</w:t>
                  </w:r>
                  <w:r w:rsidRPr="0025136E">
                    <w:rPr>
                      <w:rFonts w:ascii="Times New Roman" w:hAnsi="Times New Roman" w:cs="Times New Roman"/>
                      <w:sz w:val="28"/>
                      <w:szCs w:val="28"/>
                    </w:rPr>
                    <w:t xml:space="preserve"> and would try to make it a product in the coming future.</w:t>
                  </w:r>
                </w:p>
                <w:p w:rsidR="00C13547" w:rsidRPr="0025136E" w:rsidRDefault="00C13547" w:rsidP="00C13547">
                  <w:pPr>
                    <w:spacing w:line="216" w:lineRule="auto"/>
                    <w:rPr>
                      <w:rFonts w:ascii="Times New Roman" w:hAnsi="Times New Roman" w:cs="Times New Roman"/>
                      <w:b/>
                      <w:bCs/>
                      <w:sz w:val="28"/>
                      <w:szCs w:val="28"/>
                    </w:rPr>
                  </w:pPr>
                  <w:r w:rsidRPr="0025136E">
                    <w:rPr>
                      <w:rFonts w:ascii="Times New Roman" w:hAnsi="Times New Roman" w:cs="Times New Roman"/>
                      <w:b/>
                      <w:bCs/>
                      <w:sz w:val="28"/>
                      <w:szCs w:val="28"/>
                    </w:rPr>
                    <w:t>6.</w:t>
                  </w:r>
                  <w:r w:rsidRPr="0025136E">
                    <w:rPr>
                      <w:rFonts w:ascii="Times New Roman" w:hAnsi="Times New Roman" w:cs="Times New Roman"/>
                      <w:b/>
                      <w:bCs/>
                      <w:sz w:val="28"/>
                      <w:szCs w:val="28"/>
                      <w:u w:val="single"/>
                    </w:rPr>
                    <w:t xml:space="preserve"> REFERENCES:</w:t>
                  </w:r>
                </w:p>
                <w:p w:rsidR="00C13547" w:rsidRDefault="00C13547" w:rsidP="00C13547">
                  <w:pPr>
                    <w:spacing w:line="216" w:lineRule="auto"/>
                  </w:pPr>
                </w:p>
                <w:p w:rsidR="00C13547" w:rsidRDefault="00C13547" w:rsidP="00C13547">
                  <w:pPr>
                    <w:spacing w:line="216" w:lineRule="auto"/>
                    <w:rPr>
                      <w:rFonts w:ascii="Times New Roman" w:hAnsi="Times New Roman" w:cs="Times New Roman"/>
                      <w:b/>
                      <w:bCs/>
                      <w:sz w:val="28"/>
                      <w:szCs w:val="28"/>
                      <w:u w:val="single"/>
                    </w:rPr>
                  </w:pPr>
                  <w:hyperlink r:id="rId24" w:history="1">
                    <w:r w:rsidRPr="00902F69">
                      <w:rPr>
                        <w:rStyle w:val="Hyperlink"/>
                        <w:rFonts w:ascii="Times New Roman" w:hAnsi="Times New Roman" w:cs="Times New Roman"/>
                        <w:b/>
                        <w:bCs/>
                        <w:sz w:val="28"/>
                        <w:szCs w:val="28"/>
                      </w:rPr>
                      <w:t>https://link.springer.com/chapter/10.1007/978-3-642-36124-1_23</w:t>
                    </w:r>
                  </w:hyperlink>
                </w:p>
                <w:p w:rsidR="00C13547" w:rsidRDefault="00C13547" w:rsidP="00C13547">
                  <w:pPr>
                    <w:spacing w:line="216" w:lineRule="auto"/>
                    <w:rPr>
                      <w:rFonts w:ascii="Times New Roman" w:hAnsi="Times New Roman" w:cs="Times New Roman"/>
                      <w:b/>
                      <w:bCs/>
                      <w:sz w:val="28"/>
                      <w:szCs w:val="28"/>
                      <w:u w:val="single"/>
                    </w:rPr>
                  </w:pPr>
                </w:p>
                <w:p w:rsidR="00C13547" w:rsidRPr="0025136E" w:rsidRDefault="00C13547" w:rsidP="00C13547">
                  <w:pPr>
                    <w:spacing w:line="216" w:lineRule="auto"/>
                    <w:rPr>
                      <w:rFonts w:ascii="Times New Roman" w:hAnsi="Times New Roman" w:cs="Times New Roman"/>
                      <w:b/>
                      <w:bCs/>
                      <w:sz w:val="28"/>
                      <w:szCs w:val="28"/>
                      <w:u w:val="single"/>
                    </w:rPr>
                  </w:pPr>
                  <w:r w:rsidRPr="00623FE8">
                    <w:rPr>
                      <w:rFonts w:ascii="Times New Roman" w:hAnsi="Times New Roman" w:cs="Times New Roman"/>
                      <w:b/>
                      <w:bCs/>
                      <w:sz w:val="28"/>
                      <w:szCs w:val="28"/>
                      <w:u w:val="single"/>
                    </w:rPr>
                    <w:t>https://ieeexplore.ieee.org/document/6141394</w:t>
                  </w:r>
                </w:p>
                <w:p w:rsidR="00C13547" w:rsidRPr="0025136E" w:rsidRDefault="00C13547" w:rsidP="00C13547">
                  <w:pPr>
                    <w:spacing w:line="216" w:lineRule="auto"/>
                    <w:rPr>
                      <w:rFonts w:ascii="Times New Roman" w:hAnsi="Times New Roman" w:cs="Times New Roman"/>
                      <w:b/>
                      <w:bCs/>
                      <w:sz w:val="28"/>
                      <w:szCs w:val="28"/>
                      <w:u w:val="single"/>
                    </w:rPr>
                  </w:pPr>
                </w:p>
                <w:p w:rsidR="00C13547" w:rsidRDefault="00C13547" w:rsidP="00C13547">
                  <w:pPr>
                    <w:tabs>
                      <w:tab w:val="left" w:pos="3851"/>
                    </w:tabs>
                    <w:spacing w:line="216" w:lineRule="auto"/>
                    <w:rPr>
                      <w:rFonts w:ascii="Times New Roman" w:hAnsi="Times New Roman" w:cs="Times New Roman"/>
                      <w:b/>
                      <w:bCs/>
                      <w:sz w:val="28"/>
                      <w:szCs w:val="28"/>
                      <w:u w:val="single"/>
                    </w:rPr>
                  </w:pPr>
                  <w:r w:rsidRPr="0025136E">
                    <w:rPr>
                      <w:rFonts w:ascii="Times New Roman" w:hAnsi="Times New Roman" w:cs="Times New Roman"/>
                      <w:b/>
                      <w:bCs/>
                      <w:sz w:val="28"/>
                      <w:szCs w:val="28"/>
                      <w:u w:val="single"/>
                    </w:rPr>
                    <w:t>WORKING PROTOTYPE:</w:t>
                  </w:r>
                </w:p>
                <w:p w:rsidR="00C13547" w:rsidRPr="00C13547" w:rsidRDefault="00C13547">
                  <w:pPr>
                    <w:rPr>
                      <w:color w:val="000000" w:themeColor="text1"/>
                    </w:rPr>
                  </w:pPr>
                  <w:r w:rsidRPr="00C13547">
                    <w:rPr>
                      <w:color w:val="000000" w:themeColor="text1"/>
                    </w:rPr>
                    <w:drawing>
                      <wp:inline distT="0" distB="0" distL="0" distR="0">
                        <wp:extent cx="1605651" cy="1561672"/>
                        <wp:effectExtent l="19050" t="0" r="0" b="0"/>
                        <wp:docPr id="2087" name="Picture 20" descr="C:\Users\kranthi\AppData\Local\Temp\IMG_20190715_1417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kranthi\AppData\Local\Temp\IMG_20190715_141741.jpg"/>
                                <pic:cNvPicPr>
                                  <a:picLocks noChangeAspect="1" noChangeArrowheads="1"/>
                                </pic:cNvPicPr>
                              </pic:nvPicPr>
                              <pic:blipFill>
                                <a:blip r:embed="rId25" cstate="print"/>
                                <a:srcRect/>
                                <a:stretch>
                                  <a:fillRect/>
                                </a:stretch>
                              </pic:blipFill>
                              <pic:spPr bwMode="auto">
                                <a:xfrm>
                                  <a:off x="0" y="0"/>
                                  <a:ext cx="1612978" cy="1568798"/>
                                </a:xfrm>
                                <a:prstGeom prst="rect">
                                  <a:avLst/>
                                </a:prstGeom>
                                <a:noFill/>
                                <a:ln w="9525">
                                  <a:noFill/>
                                  <a:miter lim="800000"/>
                                  <a:headEnd/>
                                  <a:tailEnd/>
                                </a:ln>
                              </pic:spPr>
                            </pic:pic>
                          </a:graphicData>
                        </a:graphic>
                      </wp:inline>
                    </w:drawing>
                  </w:r>
                </w:p>
              </w:txbxContent>
            </v:textbox>
          </v:shape>
        </w:pict>
      </w:r>
      <w:r w:rsidR="004F343E" w:rsidRPr="00870E7E">
        <w:rPr>
          <w:noProof/>
          <w:lang w:val="en-US"/>
        </w:rPr>
        <w:drawing>
          <wp:inline distT="0" distB="0" distL="0" distR="0">
            <wp:extent cx="7543800" cy="10721340"/>
            <wp:effectExtent l="0" t="0" r="0" b="3810"/>
            <wp:docPr id="28" name="Picture 8">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ED99CCE2-29B4-44D7-ACCF-3A95EF63B2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8">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ED99CCE2-29B4-44D7-ACCF-3A95EF63B2AC}"/>
                        </a:ext>
                      </a:extLst>
                    </pic:cNvPr>
                    <pic:cNvPicPr>
                      <a:picLocks noChangeAspect="1" noChangeArrowheads="1"/>
                    </pic:cNvPicPr>
                  </pic:nvPicPr>
                  <pic:blipFill>
                    <a:blip r:embed="rId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544032" cy="10721670"/>
                    </a:xfrm>
                    <a:prstGeom prst="rect">
                      <a:avLst/>
                    </a:prstGeom>
                    <a:noFill/>
                    <a:ln>
                      <a:noFill/>
                    </a:ln>
                  </pic:spPr>
                </pic:pic>
              </a:graphicData>
            </a:graphic>
          </wp:inline>
        </w:drawing>
      </w:r>
    </w:p>
    <w:p w:rsidR="004F343E" w:rsidRDefault="00C13547" w:rsidP="00870E7E">
      <w:pPr>
        <w:ind w:left="-1418" w:right="-1440"/>
      </w:pPr>
      <w:r>
        <w:rPr>
          <w:noProof/>
          <w:lang w:val="en-US"/>
        </w:rPr>
        <w:lastRenderedPageBreak/>
        <w:pict>
          <v:shape id="_x0000_s1047" type="#_x0000_t202" style="position:absolute;left:0;text-align:left;margin-left:-30.75pt;margin-top:52.5pt;width:512.25pt;height:739.5pt;z-index:251676672" strokecolor="white [3212]">
            <v:textbox>
              <w:txbxContent>
                <w:p w:rsidR="00C13547" w:rsidRPr="0025136E" w:rsidRDefault="00C13547" w:rsidP="00C13547">
                  <w:pPr>
                    <w:rPr>
                      <w:b/>
                      <w:bCs/>
                      <w:noProof/>
                      <w:sz w:val="28"/>
                      <w:szCs w:val="28"/>
                      <w:u w:val="single"/>
                    </w:rPr>
                  </w:pPr>
                  <w:r w:rsidRPr="0025136E">
                    <w:rPr>
                      <w:b/>
                      <w:bCs/>
                      <w:noProof/>
                      <w:sz w:val="28"/>
                      <w:szCs w:val="28"/>
                      <w:u w:val="single"/>
                    </w:rPr>
                    <w:t>USECASE DIAGRAM:</w:t>
                  </w:r>
                </w:p>
                <w:p w:rsidR="00C13547" w:rsidRDefault="00C13547">
                  <w:pPr>
                    <w:rPr>
                      <w:noProof/>
                      <w:sz w:val="28"/>
                      <w:szCs w:val="28"/>
                      <w:lang w:val="en-US"/>
                    </w:rPr>
                  </w:pPr>
                  <w:r w:rsidRPr="00796929">
                    <w:rPr>
                      <w:noProof/>
                      <w:sz w:val="28"/>
                      <w:szCs w:val="28"/>
                      <w:lang w:val="en-US"/>
                    </w:rPr>
                    <w:object w:dxaOrig="9603" w:dyaOrig="53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6pt;height:253.2pt" o:ole="">
                        <v:imagedata r:id="rId26" o:title=""/>
                      </v:shape>
                      <o:OLEObject Type="Embed" ProgID="PowerPoint.Slide.12" ShapeID="_x0000_i1025" DrawAspect="Content" ObjectID="_1624722216" r:id="rId27"/>
                    </w:object>
                  </w:r>
                </w:p>
                <w:p w:rsidR="00C13547" w:rsidRDefault="00C13547" w:rsidP="00C13547">
                  <w:pPr>
                    <w:rPr>
                      <w:noProof/>
                      <w:sz w:val="32"/>
                      <w:szCs w:val="32"/>
                    </w:rPr>
                  </w:pPr>
                  <w:r w:rsidRPr="003B2D76">
                    <w:rPr>
                      <w:b/>
                      <w:bCs/>
                      <w:noProof/>
                      <w:sz w:val="32"/>
                      <w:szCs w:val="32"/>
                    </w:rPr>
                    <w:t>8.</w:t>
                  </w:r>
                  <w:r w:rsidRPr="003B2D76">
                    <w:rPr>
                      <w:b/>
                      <w:bCs/>
                      <w:noProof/>
                      <w:sz w:val="32"/>
                      <w:szCs w:val="32"/>
                      <w:u w:val="single"/>
                    </w:rPr>
                    <w:t>GLOSSARY</w:t>
                  </w:r>
                  <w:r>
                    <w:rPr>
                      <w:noProof/>
                      <w:sz w:val="32"/>
                      <w:szCs w:val="32"/>
                    </w:rPr>
                    <w:t>:</w:t>
                  </w:r>
                </w:p>
                <w:p w:rsidR="00C13547" w:rsidRDefault="00C13547" w:rsidP="00C13547">
                  <w:pPr>
                    <w:rPr>
                      <w:noProof/>
                      <w:sz w:val="32"/>
                      <w:szCs w:val="32"/>
                    </w:rPr>
                  </w:pPr>
                </w:p>
                <w:p w:rsidR="00C13547" w:rsidRDefault="00C13547" w:rsidP="00C13547">
                  <w:pPr>
                    <w:pStyle w:val="ListParagraph"/>
                    <w:numPr>
                      <w:ilvl w:val="0"/>
                      <w:numId w:val="17"/>
                    </w:numPr>
                    <w:spacing w:after="0" w:line="240" w:lineRule="auto"/>
                    <w:rPr>
                      <w:noProof/>
                      <w:sz w:val="32"/>
                      <w:szCs w:val="32"/>
                    </w:rPr>
                  </w:pPr>
                  <w:r>
                    <w:rPr>
                      <w:noProof/>
                      <w:sz w:val="32"/>
                      <w:szCs w:val="32"/>
                    </w:rPr>
                    <w:t>MPU6050 – An Accelerometer and Gyro Sensor</w:t>
                  </w:r>
                </w:p>
                <w:p w:rsidR="00C13547" w:rsidRDefault="00C13547" w:rsidP="00C13547">
                  <w:pPr>
                    <w:pStyle w:val="ListParagraph"/>
                    <w:numPr>
                      <w:ilvl w:val="0"/>
                      <w:numId w:val="17"/>
                    </w:numPr>
                    <w:spacing w:after="0" w:line="240" w:lineRule="auto"/>
                    <w:rPr>
                      <w:noProof/>
                      <w:sz w:val="32"/>
                      <w:szCs w:val="32"/>
                    </w:rPr>
                  </w:pPr>
                  <w:r>
                    <w:rPr>
                      <w:noProof/>
                      <w:sz w:val="32"/>
                      <w:szCs w:val="32"/>
                    </w:rPr>
                    <w:t>ML – Machine Learning</w:t>
                  </w:r>
                </w:p>
                <w:p w:rsidR="00C13547" w:rsidRDefault="00C13547" w:rsidP="00C13547">
                  <w:pPr>
                    <w:pStyle w:val="ListParagraph"/>
                    <w:numPr>
                      <w:ilvl w:val="0"/>
                      <w:numId w:val="17"/>
                    </w:numPr>
                    <w:spacing w:after="0" w:line="240" w:lineRule="auto"/>
                    <w:rPr>
                      <w:noProof/>
                      <w:sz w:val="32"/>
                      <w:szCs w:val="32"/>
                    </w:rPr>
                  </w:pPr>
                  <w:proofErr w:type="spellStart"/>
                  <w:r>
                    <w:rPr>
                      <w:sz w:val="32"/>
                      <w:szCs w:val="32"/>
                    </w:rPr>
                    <w:t>RaspberryPi</w:t>
                  </w:r>
                  <w:proofErr w:type="spellEnd"/>
                  <w:r>
                    <w:rPr>
                      <w:sz w:val="32"/>
                      <w:szCs w:val="32"/>
                    </w:rPr>
                    <w:t xml:space="preserve"> – A processor</w:t>
                  </w:r>
                </w:p>
                <w:p w:rsidR="00C13547" w:rsidRDefault="00C13547" w:rsidP="00C13547">
                  <w:pPr>
                    <w:pStyle w:val="ListParagraph"/>
                    <w:numPr>
                      <w:ilvl w:val="0"/>
                      <w:numId w:val="17"/>
                    </w:numPr>
                    <w:spacing w:after="0" w:line="240" w:lineRule="auto"/>
                    <w:rPr>
                      <w:noProof/>
                      <w:sz w:val="32"/>
                      <w:szCs w:val="32"/>
                    </w:rPr>
                  </w:pPr>
                  <w:r>
                    <w:rPr>
                      <w:sz w:val="32"/>
                      <w:szCs w:val="32"/>
                    </w:rPr>
                    <w:t xml:space="preserve">WEB </w:t>
                  </w:r>
                  <w:proofErr w:type="gramStart"/>
                  <w:r>
                    <w:rPr>
                      <w:sz w:val="32"/>
                      <w:szCs w:val="32"/>
                    </w:rPr>
                    <w:t>cam .</w:t>
                  </w:r>
                  <w:proofErr w:type="gramEnd"/>
                </w:p>
                <w:p w:rsidR="00C13547" w:rsidRPr="008607AF" w:rsidRDefault="00C13547" w:rsidP="00C13547">
                  <w:pPr>
                    <w:pStyle w:val="ListParagraph"/>
                    <w:numPr>
                      <w:ilvl w:val="0"/>
                      <w:numId w:val="17"/>
                    </w:numPr>
                    <w:spacing w:after="0" w:line="240" w:lineRule="auto"/>
                    <w:rPr>
                      <w:noProof/>
                      <w:sz w:val="32"/>
                      <w:szCs w:val="32"/>
                    </w:rPr>
                  </w:pPr>
                  <w:r>
                    <w:rPr>
                      <w:sz w:val="32"/>
                      <w:szCs w:val="32"/>
                    </w:rPr>
                    <w:t xml:space="preserve">Ultrasonic sensor </w:t>
                  </w:r>
                </w:p>
                <w:p w:rsidR="00C13547" w:rsidRDefault="00C13547" w:rsidP="00C13547">
                  <w:pPr>
                    <w:rPr>
                      <w:noProof/>
                      <w:sz w:val="32"/>
                      <w:szCs w:val="32"/>
                    </w:rPr>
                  </w:pPr>
                </w:p>
                <w:p w:rsidR="00C13547" w:rsidRDefault="00C13547"/>
              </w:txbxContent>
            </v:textbox>
          </v:shape>
        </w:pict>
      </w:r>
      <w:r w:rsidR="004F343E" w:rsidRPr="00870E7E">
        <w:rPr>
          <w:noProof/>
          <w:lang w:val="en-US"/>
        </w:rPr>
        <w:drawing>
          <wp:inline distT="0" distB="0" distL="0" distR="0">
            <wp:extent cx="7543800" cy="10721340"/>
            <wp:effectExtent l="0" t="0" r="0" b="3810"/>
            <wp:docPr id="29" name="Picture 8">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ED99CCE2-29B4-44D7-ACCF-3A95EF63B2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8">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ED99CCE2-29B4-44D7-ACCF-3A95EF63B2AC}"/>
                        </a:ext>
                      </a:extLst>
                    </pic:cNvPr>
                    <pic:cNvPicPr>
                      <a:picLocks noChangeAspect="1" noChangeArrowheads="1"/>
                    </pic:cNvPicPr>
                  </pic:nvPicPr>
                  <pic:blipFill>
                    <a:blip r:embed="rId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544034" cy="10721673"/>
                    </a:xfrm>
                    <a:prstGeom prst="rect">
                      <a:avLst/>
                    </a:prstGeom>
                    <a:noFill/>
                    <a:ln>
                      <a:noFill/>
                    </a:ln>
                  </pic:spPr>
                </pic:pic>
              </a:graphicData>
            </a:graphic>
          </wp:inline>
        </w:drawing>
      </w:r>
    </w:p>
    <w:sectPr w:rsidR="004F343E" w:rsidSect="00870E7E">
      <w:pgSz w:w="11906" w:h="16838"/>
      <w:pgMar w:top="0" w:right="1440" w:bottom="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Bahnschrift SemiBold Condensed">
    <w:altName w:val="Cambria"/>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DF4564"/>
    <w:multiLevelType w:val="hybridMultilevel"/>
    <w:tmpl w:val="B14063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5E7775F"/>
    <w:multiLevelType w:val="multilevel"/>
    <w:tmpl w:val="B13E3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EC93983"/>
    <w:multiLevelType w:val="hybridMultilevel"/>
    <w:tmpl w:val="33E4FC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2F127D1"/>
    <w:multiLevelType w:val="hybridMultilevel"/>
    <w:tmpl w:val="B04268AE"/>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nsid w:val="23744E43"/>
    <w:multiLevelType w:val="hybridMultilevel"/>
    <w:tmpl w:val="300E11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23FE09C7"/>
    <w:multiLevelType w:val="hybridMultilevel"/>
    <w:tmpl w:val="A2E6FA6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2BAE61BB"/>
    <w:multiLevelType w:val="hybridMultilevel"/>
    <w:tmpl w:val="0C9409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C3B1580"/>
    <w:multiLevelType w:val="hybridMultilevel"/>
    <w:tmpl w:val="49327F7C"/>
    <w:lvl w:ilvl="0" w:tplc="04090019">
      <w:start w:val="1"/>
      <w:numFmt w:val="lowerLetter"/>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1C9370E"/>
    <w:multiLevelType w:val="hybridMultilevel"/>
    <w:tmpl w:val="0BE0EE3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nsid w:val="35246E81"/>
    <w:multiLevelType w:val="hybridMultilevel"/>
    <w:tmpl w:val="3DF8E026"/>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nsid w:val="3EE52B26"/>
    <w:multiLevelType w:val="hybridMultilevel"/>
    <w:tmpl w:val="82FC9452"/>
    <w:lvl w:ilvl="0" w:tplc="40090001">
      <w:start w:val="1"/>
      <w:numFmt w:val="bullet"/>
      <w:lvlText w:val=""/>
      <w:lvlJc w:val="left"/>
      <w:pPr>
        <w:ind w:left="1493" w:hanging="360"/>
      </w:pPr>
      <w:rPr>
        <w:rFonts w:ascii="Symbol" w:hAnsi="Symbol" w:hint="default"/>
      </w:rPr>
    </w:lvl>
    <w:lvl w:ilvl="1" w:tplc="40090003" w:tentative="1">
      <w:start w:val="1"/>
      <w:numFmt w:val="bullet"/>
      <w:lvlText w:val="o"/>
      <w:lvlJc w:val="left"/>
      <w:pPr>
        <w:ind w:left="2213" w:hanging="360"/>
      </w:pPr>
      <w:rPr>
        <w:rFonts w:ascii="Courier New" w:hAnsi="Courier New" w:cs="Courier New" w:hint="default"/>
      </w:rPr>
    </w:lvl>
    <w:lvl w:ilvl="2" w:tplc="40090005" w:tentative="1">
      <w:start w:val="1"/>
      <w:numFmt w:val="bullet"/>
      <w:lvlText w:val=""/>
      <w:lvlJc w:val="left"/>
      <w:pPr>
        <w:ind w:left="2933" w:hanging="360"/>
      </w:pPr>
      <w:rPr>
        <w:rFonts w:ascii="Wingdings" w:hAnsi="Wingdings" w:hint="default"/>
      </w:rPr>
    </w:lvl>
    <w:lvl w:ilvl="3" w:tplc="40090001" w:tentative="1">
      <w:start w:val="1"/>
      <w:numFmt w:val="bullet"/>
      <w:lvlText w:val=""/>
      <w:lvlJc w:val="left"/>
      <w:pPr>
        <w:ind w:left="3653" w:hanging="360"/>
      </w:pPr>
      <w:rPr>
        <w:rFonts w:ascii="Symbol" w:hAnsi="Symbol" w:hint="default"/>
      </w:rPr>
    </w:lvl>
    <w:lvl w:ilvl="4" w:tplc="40090003" w:tentative="1">
      <w:start w:val="1"/>
      <w:numFmt w:val="bullet"/>
      <w:lvlText w:val="o"/>
      <w:lvlJc w:val="left"/>
      <w:pPr>
        <w:ind w:left="4373" w:hanging="360"/>
      </w:pPr>
      <w:rPr>
        <w:rFonts w:ascii="Courier New" w:hAnsi="Courier New" w:cs="Courier New" w:hint="default"/>
      </w:rPr>
    </w:lvl>
    <w:lvl w:ilvl="5" w:tplc="40090005" w:tentative="1">
      <w:start w:val="1"/>
      <w:numFmt w:val="bullet"/>
      <w:lvlText w:val=""/>
      <w:lvlJc w:val="left"/>
      <w:pPr>
        <w:ind w:left="5093" w:hanging="360"/>
      </w:pPr>
      <w:rPr>
        <w:rFonts w:ascii="Wingdings" w:hAnsi="Wingdings" w:hint="default"/>
      </w:rPr>
    </w:lvl>
    <w:lvl w:ilvl="6" w:tplc="40090001" w:tentative="1">
      <w:start w:val="1"/>
      <w:numFmt w:val="bullet"/>
      <w:lvlText w:val=""/>
      <w:lvlJc w:val="left"/>
      <w:pPr>
        <w:ind w:left="5813" w:hanging="360"/>
      </w:pPr>
      <w:rPr>
        <w:rFonts w:ascii="Symbol" w:hAnsi="Symbol" w:hint="default"/>
      </w:rPr>
    </w:lvl>
    <w:lvl w:ilvl="7" w:tplc="40090003" w:tentative="1">
      <w:start w:val="1"/>
      <w:numFmt w:val="bullet"/>
      <w:lvlText w:val="o"/>
      <w:lvlJc w:val="left"/>
      <w:pPr>
        <w:ind w:left="6533" w:hanging="360"/>
      </w:pPr>
      <w:rPr>
        <w:rFonts w:ascii="Courier New" w:hAnsi="Courier New" w:cs="Courier New" w:hint="default"/>
      </w:rPr>
    </w:lvl>
    <w:lvl w:ilvl="8" w:tplc="40090005" w:tentative="1">
      <w:start w:val="1"/>
      <w:numFmt w:val="bullet"/>
      <w:lvlText w:val=""/>
      <w:lvlJc w:val="left"/>
      <w:pPr>
        <w:ind w:left="7253" w:hanging="360"/>
      </w:pPr>
      <w:rPr>
        <w:rFonts w:ascii="Wingdings" w:hAnsi="Wingdings" w:hint="default"/>
      </w:rPr>
    </w:lvl>
  </w:abstractNum>
  <w:abstractNum w:abstractNumId="11">
    <w:nsid w:val="45D53406"/>
    <w:multiLevelType w:val="hybridMultilevel"/>
    <w:tmpl w:val="7D06E82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473A4136"/>
    <w:multiLevelType w:val="hybridMultilevel"/>
    <w:tmpl w:val="CC1AAB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4FDF752F"/>
    <w:multiLevelType w:val="hybridMultilevel"/>
    <w:tmpl w:val="F950066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nsid w:val="708A2AFC"/>
    <w:multiLevelType w:val="hybridMultilevel"/>
    <w:tmpl w:val="D276BA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72A43C58"/>
    <w:multiLevelType w:val="multilevel"/>
    <w:tmpl w:val="81D65A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7A7D5971"/>
    <w:multiLevelType w:val="hybridMultilevel"/>
    <w:tmpl w:val="1C22B396"/>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6"/>
  </w:num>
  <w:num w:numId="2">
    <w:abstractNumId w:val="4"/>
  </w:num>
  <w:num w:numId="3">
    <w:abstractNumId w:val="13"/>
  </w:num>
  <w:num w:numId="4">
    <w:abstractNumId w:val="8"/>
  </w:num>
  <w:num w:numId="5">
    <w:abstractNumId w:val="14"/>
  </w:num>
  <w:num w:numId="6">
    <w:abstractNumId w:val="15"/>
  </w:num>
  <w:num w:numId="7">
    <w:abstractNumId w:val="11"/>
  </w:num>
  <w:num w:numId="8">
    <w:abstractNumId w:val="3"/>
  </w:num>
  <w:num w:numId="9">
    <w:abstractNumId w:val="9"/>
  </w:num>
  <w:num w:numId="10">
    <w:abstractNumId w:val="2"/>
  </w:num>
  <w:num w:numId="11">
    <w:abstractNumId w:val="5"/>
  </w:num>
  <w:num w:numId="12">
    <w:abstractNumId w:val="10"/>
  </w:num>
  <w:num w:numId="13">
    <w:abstractNumId w:val="1"/>
  </w:num>
  <w:num w:numId="14">
    <w:abstractNumId w:val="7"/>
  </w:num>
  <w:num w:numId="15">
    <w:abstractNumId w:val="12"/>
  </w:num>
  <w:num w:numId="16">
    <w:abstractNumId w:val="6"/>
  </w:num>
  <w:num w:numId="1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870E7E"/>
    <w:rsid w:val="001235F3"/>
    <w:rsid w:val="0028039A"/>
    <w:rsid w:val="002C5BB2"/>
    <w:rsid w:val="003379C9"/>
    <w:rsid w:val="00453D5B"/>
    <w:rsid w:val="004F343E"/>
    <w:rsid w:val="00547E68"/>
    <w:rsid w:val="005D3FD1"/>
    <w:rsid w:val="00672C16"/>
    <w:rsid w:val="007122F1"/>
    <w:rsid w:val="00870E7E"/>
    <w:rsid w:val="00913CF7"/>
    <w:rsid w:val="009935C0"/>
    <w:rsid w:val="00A6337A"/>
    <w:rsid w:val="00AA316D"/>
    <w:rsid w:val="00BF79C5"/>
    <w:rsid w:val="00C1354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stroke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5BB2"/>
  </w:style>
  <w:style w:type="paragraph" w:styleId="Heading3">
    <w:name w:val="heading 3"/>
    <w:basedOn w:val="Normal"/>
    <w:link w:val="Heading3Char"/>
    <w:uiPriority w:val="9"/>
    <w:qFormat/>
    <w:rsid w:val="00453D5B"/>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0E7E"/>
    <w:pPr>
      <w:ind w:left="720"/>
      <w:contextualSpacing/>
    </w:pPr>
  </w:style>
  <w:style w:type="character" w:styleId="Hyperlink">
    <w:name w:val="Hyperlink"/>
    <w:basedOn w:val="DefaultParagraphFont"/>
    <w:uiPriority w:val="99"/>
    <w:semiHidden/>
    <w:unhideWhenUsed/>
    <w:rsid w:val="00453D5B"/>
    <w:rPr>
      <w:color w:val="0000FF"/>
      <w:u w:val="single"/>
    </w:rPr>
  </w:style>
  <w:style w:type="character" w:customStyle="1" w:styleId="Heading3Char">
    <w:name w:val="Heading 3 Char"/>
    <w:basedOn w:val="DefaultParagraphFont"/>
    <w:link w:val="Heading3"/>
    <w:uiPriority w:val="9"/>
    <w:rsid w:val="00453D5B"/>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453D5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w-headline">
    <w:name w:val="mw-headline"/>
    <w:basedOn w:val="DefaultParagraphFont"/>
    <w:rsid w:val="00453D5B"/>
  </w:style>
  <w:style w:type="paragraph" w:styleId="BalloonText">
    <w:name w:val="Balloon Text"/>
    <w:basedOn w:val="Normal"/>
    <w:link w:val="BalloonTextChar"/>
    <w:uiPriority w:val="99"/>
    <w:semiHidden/>
    <w:unhideWhenUsed/>
    <w:rsid w:val="002C5B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5BB2"/>
    <w:rPr>
      <w:rFonts w:ascii="Tahoma" w:hAnsi="Tahoma" w:cs="Tahoma"/>
      <w:sz w:val="16"/>
      <w:szCs w:val="16"/>
    </w:rPr>
  </w:style>
  <w:style w:type="character" w:styleId="Strong">
    <w:name w:val="Strong"/>
    <w:basedOn w:val="DefaultParagraphFont"/>
    <w:uiPriority w:val="22"/>
    <w:qFormat/>
    <w:rsid w:val="007122F1"/>
    <w:rPr>
      <w:b/>
      <w:bCs/>
    </w:rPr>
  </w:style>
  <w:style w:type="paragraph" w:styleId="HTMLPreformatted">
    <w:name w:val="HTML Preformatted"/>
    <w:basedOn w:val="Normal"/>
    <w:link w:val="HTMLPreformattedChar"/>
    <w:uiPriority w:val="99"/>
    <w:semiHidden/>
    <w:unhideWhenUsed/>
    <w:rsid w:val="00913C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913CF7"/>
    <w:rPr>
      <w:rFonts w:ascii="Courier New" w:eastAsia="Times New Roman" w:hAnsi="Courier New" w:cs="Courier New"/>
      <w:sz w:val="20"/>
      <w:szCs w:val="20"/>
      <w:lang w:val="en-US"/>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wmf"/><Relationship Id="rId24" Type="http://schemas.openxmlformats.org/officeDocument/2006/relationships/hyperlink" Target="https://link.springer.com/chapter/10.1007/978-3-642-36124-1_23" TargetMode="Externa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hyperlink" Target="http://GPIO.IN" TargetMode="External"/><Relationship Id="rId28" Type="http://schemas.openxmlformats.org/officeDocument/2006/relationships/fontTable" Target="fontTable.xml"/><Relationship Id="rId10" Type="http://schemas.openxmlformats.org/officeDocument/2006/relationships/image" Target="media/image5.wmf"/><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package" Target="embeddings/Microsoft_Office_PowerPoint_Slide1.sl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7CAFCB-06A8-4773-A6A2-D351EAC3F5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16</Pages>
  <Words>7</Words>
  <Characters>43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suhas gangireddy</dc:creator>
  <cp:lastModifiedBy>kranthi</cp:lastModifiedBy>
  <cp:revision>4</cp:revision>
  <dcterms:created xsi:type="dcterms:W3CDTF">2019-07-15T10:45:00Z</dcterms:created>
  <dcterms:modified xsi:type="dcterms:W3CDTF">2019-07-15T13:27:00Z</dcterms:modified>
</cp:coreProperties>
</file>